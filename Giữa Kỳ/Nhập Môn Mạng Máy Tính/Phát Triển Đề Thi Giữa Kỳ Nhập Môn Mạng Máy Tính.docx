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420064943"/>
        <w:tag w:val="goog_rdk_9"/>
      </w:sdtPr>
      <w:sdtContent>
        <w:p w:rsidR="00000000" w:rsidDel="00000000" w:rsidP="00000000" w:rsidRDefault="00000000" w:rsidRPr="00000000" w14:paraId="00000001">
          <w:pPr>
            <w:rPr>
              <w:ins w:author="Bảo Phúc" w:id="4" w:date="2024-10-14T04:49:46Z"/>
              <w:del w:author="Nguyễn Anh Kiệt" w:id="2" w:date="2025-04-23T17:56:21Z"/>
              <w:rPrChange w:author="Huy Pham Nguyen Gia (huypng06)" w:id="3" w:date="2025-10-30T13:30:42Z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id w:val="-1693301453"/>
              <w:tag w:val="goog_rdk_2"/>
            </w:sdtPr>
            <w:sdtContent>
              <w:ins w:author="Nguyễn Anh Kiệt" w:id="2" w:date="2025-04-23T17:56:21Z">
                <w:sdt>
                  <w:sdtPr>
                    <w:id w:val="767455080"/>
                    <w:tag w:val="goog_rdk_3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1258086499"/>
                  <w:tag w:val="goog_rdk_4"/>
                </w:sdtPr>
                <w:sdtContent>
                  <w:ins w:author="Nguyễn Anh Kiệt" w:id="2" w:date="2025-04-23T17:56:21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Arial" w:cs="Arial" w:eastAsia="Arial" w:hAnsi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color w:val="000000"/>
                              <w:sz w:val="22"/>
                              <w:szCs w:val="22"/>
                              <w:u w:val="none"/>
                              <w:shd w:fill="auto" w:val="clear"/>
                              <w:vertAlign w:val="baseline"/>
                            </w:rPr>
                          </w:rPrChange>
                        </w:rPr>
                        <w:delText xml:space="preserve">c </w:delText>
                      </w:r>
                    </w:del>
                  </w:ins>
                </w:sdtContent>
              </w:sdt>
              <w:ins w:author="Nguyễn Anh Kiệt" w:id="2" w:date="2025-04-23T17:56:21Z">
                <w:del w:author="Nguyễn Anh Kiệt" w:id="2" w:date="2025-04-23T17:56:21Z"/>
              </w:ins>
            </w:sdtContent>
          </w:sdt>
          <w:sdt>
            <w:sdtPr>
              <w:id w:val="308501672"/>
              <w:tag w:val="goog_rdk_5"/>
            </w:sdtPr>
            <w:sdtContent>
              <w:del w:author="Nguyễn Anh Kiệt" w:id="2" w:date="2025-04-23T17:56:21Z"/>
            </w:sdtContent>
          </w:sdt>
          <w:sdt>
            <w:sdtPr>
              <w:id w:val="804127097"/>
              <w:tag w:val="goog_rdk_6"/>
            </w:sdtPr>
            <w:sdtContent>
              <w:ins w:author="Bảo Phúc" w:id="4" w:date="2024-10-14T04:49:46Z">
                <w:sdt>
                  <w:sdtPr>
                    <w:id w:val="-1763024658"/>
                    <w:tag w:val="goog_rdk_7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625168287"/>
                  <w:tag w:val="goog_rdk_8"/>
                </w:sdtPr>
                <w:sdtContent>
                  <w:ins w:author="Bảo Phúc" w:id="4" w:date="2024-10-14T04:49:46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Arial" w:cs="Arial" w:eastAsia="Arial" w:hAnsi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color w:val="000000"/>
                              <w:sz w:val="22"/>
                              <w:szCs w:val="22"/>
                              <w:u w:val="none"/>
                              <w:shd w:fill="auto" w:val="clear"/>
                              <w:vertAlign w:val="baseline"/>
                            </w:rPr>
                          </w:rPrChange>
                        </w:rPr>
                        <w:delText xml:space="preserve">a</w:delText>
                      </w:r>
                    </w:del>
                  </w:ins>
                </w:sdtContent>
              </w:sdt>
              <w:ins w:author="Bảo Phúc" w:id="4" w:date="2024-10-14T04:49:46Z">
                <w:del w:author="Nguyễn Anh Kiệt" w:id="2" w:date="2025-04-23T17:56:21Z"/>
              </w:ins>
            </w:sdtContent>
          </w:sdt>
        </w:p>
      </w:sdtContent>
    </w:sdt>
    <w:sdt>
      <w:sdtPr>
        <w:id w:val="10908793"/>
        <w:tag w:val="goog_rdk_16"/>
      </w:sdtPr>
      <w:sdtContent>
        <w:p w:rsidR="00000000" w:rsidDel="00000000" w:rsidP="00000000" w:rsidRDefault="00000000" w:rsidRPr="00000000" w14:paraId="00000002">
          <w:pPr>
            <w:rPr>
              <w:ins w:author="Minh Vũ" w:id="5" w:date="2023-11-03T04:16:44Z"/>
              <w:del w:author="Nguyễn Anh Kiệt" w:id="2" w:date="2025-04-23T17:56:21Z"/>
              <w:rPrChange w:author="Huy Pham Nguyen Gia (huypng06)" w:id="3" w:date="2025-10-30T13:30:42Z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  <w:pPrChange w:author="Quốc Nguyễn" w:id="0" w:date="2024-10-10T14:59:37Z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</w:pPr>
            </w:pPrChange>
          </w:pPr>
          <w:sdt>
            <w:sdtPr>
              <w:id w:val="2006358762"/>
              <w:tag w:val="goog_rdk_13"/>
            </w:sdtPr>
            <w:sdtContent>
              <w:ins w:author="Minh Vũ" w:id="5" w:date="2023-11-03T04:16:44Z">
                <w:sdt>
                  <w:sdtPr>
                    <w:id w:val="299402384"/>
                    <w:tag w:val="goog_rdk_14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1539411876"/>
                  <w:tag w:val="goog_rdk_15"/>
                </w:sdtPr>
                <w:sdtContent>
                  <w:ins w:author="Minh Vũ" w:id="5" w:date="2023-11-03T04:16:44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Minh Vũ" w:id="5" w:date="2023-11-03T04:16:44Z">
                <w:del w:author="Nguyễn Anh Kiệt" w:id="2" w:date="2025-04-23T17:56:21Z"/>
              </w:ins>
            </w:sdtContent>
          </w:sdt>
        </w:p>
      </w:sdtContent>
    </w:sdt>
    <w:sdt>
      <w:sdtPr>
        <w:id w:val="1603870261"/>
        <w:tag w:val="goog_rdk_29"/>
      </w:sdtPr>
      <w:sdtContent>
        <w:p w:rsidR="00000000" w:rsidDel="00000000" w:rsidP="00000000" w:rsidRDefault="00000000" w:rsidRPr="00000000" w14:paraId="00000003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  <w:pPrChange w:author="Quốc Nguyễn" w:id="0" w:date="2024-10-10T14:59:37Z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</w:pPr>
            </w:pPrChange>
          </w:pPr>
          <w:sdt>
            <w:sdtPr>
              <w:id w:val="1505740078"/>
              <w:tag w:val="goog_rdk_20"/>
            </w:sdtPr>
            <w:sdtContent>
              <w:ins w:author="Tân Nguyễn Nhật" w:id="7" w:date="2023-11-02T09:18:45Z">
                <w:sdt>
                  <w:sdtPr>
                    <w:id w:val="-39511251"/>
                    <w:tag w:val="goog_rdk_21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1452722062"/>
                  <w:tag w:val="goog_rdk_22"/>
                </w:sdtPr>
                <w:sdtContent>
                  <w:ins w:author="Tân Nguyễn Nhật" w:id="7" w:date="2023-11-02T09:18:45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Arial" w:cs="Arial" w:eastAsia="Arial" w:hAnsi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color w:val="000000"/>
                              <w:sz w:val="22"/>
                              <w:szCs w:val="22"/>
                              <w:u w:val="none"/>
                              <w:shd w:fill="auto" w:val="clear"/>
                              <w:vertAlign w:val="baseline"/>
                            </w:rPr>
                          </w:rPrChange>
                        </w:rPr>
                        <w:delText xml:space="preserve">S</w:delText>
                      </w:r>
                    </w:del>
                  </w:ins>
                </w:sdtContent>
              </w:sdt>
              <w:ins w:author="Tân Nguyễn Nhật" w:id="7" w:date="2023-11-02T09:18:45Z">
                <w:del w:author="Nguyễn Anh Kiệt" w:id="2" w:date="2025-04-23T17:56:21Z"/>
              </w:ins>
            </w:sdtContent>
          </w:sdt>
          <w:sdt>
            <w:sdtPr>
              <w:id w:val="-1407924003"/>
              <w:tag w:val="goog_rdk_23"/>
            </w:sdtPr>
            <w:sdtContent>
              <w:del w:author="Nguyễn Anh Kiệt" w:id="2" w:date="2025-04-23T17:56:21Z"/>
            </w:sdtContent>
          </w:sdt>
          <w:sdt>
            <w:sdtPr>
              <w:id w:val="-108647203"/>
              <w:tag w:val="goog_rdk_24"/>
            </w:sdtPr>
            <w:sdtContent>
              <w:ins w:author="THPT KÌ THI" w:id="8" w:date="2023-10-24T07:49:54Z">
                <w:sdt>
                  <w:sdtPr>
                    <w:id w:val="248700036"/>
                    <w:tag w:val="goog_rdk_25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460735865"/>
                  <w:tag w:val="goog_rdk_26"/>
                </w:sdtPr>
                <w:sdtContent>
                  <w:ins w:author="THPT KÌ THI" w:id="8" w:date="2023-10-24T07:49:54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Arial" w:cs="Arial" w:eastAsia="Arial" w:hAnsi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color w:val="000000"/>
                              <w:sz w:val="22"/>
                              <w:szCs w:val="22"/>
                              <w:u w:val="none"/>
                              <w:shd w:fill="auto" w:val="clear"/>
                              <w:vertAlign w:val="baseline"/>
                            </w:rPr>
                          </w:rPrChange>
                        </w:rPr>
                        <w:delText xml:space="preserve"> </w:delText>
                      </w:r>
                    </w:del>
                  </w:ins>
                </w:sdtContent>
              </w:sdt>
              <w:ins w:author="THPT KÌ THI" w:id="8" w:date="2023-10-24T07:49:54Z">
                <w:del w:author="Nguyễn Anh Kiệt" w:id="2" w:date="2025-04-23T17:56:21Z"/>
              </w:ins>
            </w:sdtContent>
          </w:sdt>
          <w:sdt>
            <w:sdtPr>
              <w:id w:val="2137421868"/>
              <w:tag w:val="goog_rdk_27"/>
            </w:sdtPr>
            <w:sdtContent>
              <w:del w:author="Nguyễn Anh Kiệt" w:id="2" w:date="2025-04-23T17:56:21Z"/>
              <w:sdt>
                <w:sdtPr>
                  <w:id w:val="1593989362"/>
                  <w:tag w:val="goog_rdk_2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tbl>
      <w:tblPr>
        <w:tblStyle w:val="Table1"/>
        <w:tblW w:w="10863.0" w:type="dxa"/>
        <w:jc w:val="left"/>
        <w:tblLayout w:type="fixed"/>
        <w:tblLook w:val="0400"/>
      </w:tblPr>
      <w:tblGrid>
        <w:gridCol w:w="6250"/>
        <w:gridCol w:w="4613"/>
        <w:tblGridChange w:id="0">
          <w:tblGrid>
            <w:gridCol w:w="6250"/>
            <w:gridCol w:w="4613"/>
          </w:tblGrid>
        </w:tblGridChange>
      </w:tblGrid>
      <w:sdt>
        <w:sdtPr>
          <w:id w:val="-2023351116"/>
          <w:tag w:val="goog_rdk_30"/>
        </w:sdtPr>
        <w:sdtContent>
          <w:tr>
            <w:trPr>
              <w:cantSplit w:val="0"/>
              <w:trHeight w:val="2979.2812499999995" w:hRule="atLeast"/>
              <w:tblHeader w:val="0"/>
              <w:del w:author="Nguyễn Anh Kiệt" w:id="2" w:date="2025-04-23T17:56:21Z"/>
              <w:trPrChange w:author="Anh Nguyễn Khánh Tuấn" w:id="9" w:date="2023-11-03T03:27:17Z">
                <w:trPr>
                  <w:cantSplit w:val="0"/>
                  <w:trHeight w:val="1259" w:hRule="atLeast"/>
                  <w:tblHeader w:val="0"/>
                </w:trPr>
              </w:trPrChange>
            </w:trPr>
            <w:tc>
              <w:tcPr>
                <w:tcPrChange w:author="Anh Nguyễn Khánh Tuấn" w:id="9" w:date="2023-11-03T03:27:17Z">
                  <w:tcPr/>
                </w:tcPrChange>
              </w:tcPr>
              <w:sdt>
                <w:sdtPr>
                  <w:id w:val="1285304335"/>
                  <w:tag w:val="goog_rdk_33"/>
                </w:sdtPr>
                <w:sdtContent>
                  <w:p w:rsidR="00000000" w:rsidDel="00000000" w:rsidP="00000000" w:rsidRDefault="00000000" w:rsidRPr="00000000" w14:paraId="00000004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right"/>
                        </w:pPr>
                      </w:pPrChange>
                    </w:pPr>
                    <w:sdt>
                      <w:sdtPr>
                        <w:id w:val="1587070629"/>
                        <w:tag w:val="goog_rdk_31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-1760342611"/>
                            <w:tag w:val="goog_rdk_32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  <w:rPrChange w:author="Huy Pham Nguyen Gia (huypng06)" w:id="3" w:date="2025-10-30T13:30:42Z"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</w:rPrChange>
                                </w:rPr>
                                <w:delText xml:space="preserve">Phát Triển Đề Thi Giữa Kỳ</w:delText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602477186"/>
                  <w:tag w:val="goog_rdk_38"/>
                </w:sdtPr>
                <w:sdtContent>
                  <w:p w:rsidR="00000000" w:rsidDel="00000000" w:rsidP="00000000" w:rsidRDefault="00000000" w:rsidRPr="00000000" w14:paraId="00000005">
                    <w:pPr>
                      <w:numPr>
                        <w:ilvl w:val="0"/>
                        <w:numId w:val="2"/>
                      </w:num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ind w:left="720" w:hanging="360"/>
                      <w:jc w:val="right"/>
                      <w:rPr>
                        <w:del w:author="Nguyễn Anh Kiệt" w:id="2" w:date="2025-04-23T17:56:21Z"/>
                        <w:rFonts w:ascii="Times New Roman" w:cs="Times New Roman" w:eastAsia="Times New Roman" w:hAnsi="Times New Roman"/>
                        <w:b w:val="1"/>
                        <w:bCs w:val="1"/>
                        <w:sz w:val="22"/>
                        <w:szCs w:val="22"/>
                        <w:u w:val="none"/>
                        <w:rPrChange w:author="Thảo Uyên" w:id="10" w:date="2025-11-02T07:19:40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Thảo Uyên" w:id="0" w:date="2025-11-02T07:19:40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right"/>
                        </w:pPr>
                      </w:pPrChange>
                    </w:pPr>
                    <w:sdt>
                      <w:sdtPr>
                        <w:id w:val="-1819316394"/>
                        <w:tag w:val="goog_rdk_34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-1867621432"/>
                            <w:tag w:val="goog_rdk_35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  <w:rPrChange w:author="Huy Pham Nguyen Gia (huypng06)" w:id="3" w:date="2025-10-30T13:30:42Z"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</w:rPrChange>
                                </w:rPr>
                                <w:delText xml:space="preserve">Nhập Môn Mạng </w:delText>
                              </w:r>
                            </w:del>
                          </w:sdtContent>
                        </w:sdt>
                        <w:del w:author="Nguyễn Anh Kiệt" w:id="2" w:date="2025-04-23T17:56:21Z">
                          <w:sdt>
                            <w:sdtPr>
                              <w:id w:val="-830006468"/>
                              <w:tag w:val="goog_rdk_36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  <w:rPrChange w:author="Huy Pham Nguyen Gia (huypng06)" w:id="3" w:date="2025-10-30T13:30:42Z"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</w:rPrChange>
                                </w:rPr>
                                <w:delText xml:space="preserve">Máy </w:delText>
                              </w:r>
                            </w:sdtContent>
                          </w:sdt>
                          <w:sdt>
                            <w:sdtPr>
                              <w:id w:val="1939286610"/>
                              <w:tag w:val="goog_rdk_37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  <w:rPrChange w:author="Huy Pham Nguyen Gia (huypng06)" w:id="3" w:date="2025-10-30T13:30:42Z"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</w:rPrChange>
                                </w:rPr>
                                <w:delText xml:space="preserve">Tính</w:delText>
                              </w:r>
                            </w:sdtContent>
                          </w:sdt>
                        </w:del>
                      </w:sdtContent>
                    </w:sdt>
                  </w:p>
                </w:sdtContent>
              </w:sdt>
              <w:sdt>
                <w:sdtPr>
                  <w:id w:val="-23717929"/>
                  <w:tag w:val="goog_rdk_41"/>
                </w:sdtPr>
                <w:sdtContent>
                  <w:p w:rsidR="00000000" w:rsidDel="00000000" w:rsidP="00000000" w:rsidRDefault="00000000" w:rsidRPr="00000000" w14:paraId="00000006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1314110874"/>
                        <w:tag w:val="goog_rdk_39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714675425"/>
                            <w:tag w:val="goog_rdk_40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  <w:rPrChange w:author="Huy Pham Nguyen Gia (huypng06)" w:id="3" w:date="2025-10-30T13:30:42Z"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</w:rPrChange>
                                </w:rPr>
                                <w:delText xml:space="preserve"> </w:delText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1328408217"/>
                  <w:tag w:val="goog_rdk_44"/>
                </w:sdtPr>
                <w:sdtContent>
                  <w:p w:rsidR="00000000" w:rsidDel="00000000" w:rsidP="00000000" w:rsidRDefault="00000000" w:rsidRPr="00000000" w14:paraId="00000007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-263690192"/>
                        <w:tag w:val="goog_rdk_42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-553645123"/>
                            <w:tag w:val="goog_rdk_43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912523154"/>
                  <w:tag w:val="goog_rdk_47"/>
                </w:sdtPr>
                <w:sdtContent>
                  <w:p w:rsidR="00000000" w:rsidDel="00000000" w:rsidP="00000000" w:rsidRDefault="00000000" w:rsidRPr="00000000" w14:paraId="00000008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b w:val="1"/>
                            <w:bCs w:val="1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868186516"/>
                        <w:tag w:val="goog_rdk_45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722390497"/>
                            <w:tag w:val="goog_rdk_46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  <w:rPrChange w:author="Huy Pham Nguyen Gia (huypng06)" w:id="3" w:date="2025-10-30T13:30:42Z">
                                    <w:rPr>
                                      <w:rFonts w:ascii="Cambria Math" w:cs="Cambria Math" w:eastAsia="Cambria Math" w:hAnsi="Cambria Math"/>
                                      <w:b w:val="1"/>
                                      <w:bCs w:val="1"/>
                                      <w:color w:val="000000"/>
                                      <w:sz w:val="28"/>
                                      <w:szCs w:val="28"/>
                                    </w:rPr>
                                  </w:rPrChange>
                                </w:rPr>
                                <w:delText xml:space="preserve">Đề A</w:delText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1271096672"/>
                  <w:tag w:val="goog_rdk_50"/>
                </w:sdtPr>
                <w:sdtContent>
                  <w:p w:rsidR="00000000" w:rsidDel="00000000" w:rsidP="00000000" w:rsidRDefault="00000000" w:rsidRPr="00000000" w14:paraId="00000009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i w:val="1"/>
                            <w:iCs w:val="1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133560738"/>
                        <w:tag w:val="goog_rdk_48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991319000"/>
                            <w:tag w:val="goog_rdk_49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</w:tc>
            <w:tc>
              <w:tcPr>
                <w:tcPrChange w:author="Anh Nguyễn Khánh Tuấn" w:id="9" w:date="2023-11-03T03:27:17Z">
                  <w:tcPr/>
                </w:tcPrChange>
              </w:tcPr>
              <w:sdt>
                <w:sdtPr>
                  <w:id w:val="-1326682814"/>
                  <w:tag w:val="goog_rdk_53"/>
                </w:sdtPr>
                <w:sdtContent>
                  <w:p w:rsidR="00000000" w:rsidDel="00000000" w:rsidP="00000000" w:rsidRDefault="00000000" w:rsidRPr="00000000" w14:paraId="0000000A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-1121158425"/>
                        <w:tag w:val="goog_rdk_51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-322193551"/>
                            <w:tag w:val="goog_rdk_52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1213062145"/>
                  <w:tag w:val="goog_rdk_56"/>
                </w:sdtPr>
                <w:sdtContent>
                  <w:p w:rsidR="00000000" w:rsidDel="00000000" w:rsidP="00000000" w:rsidRDefault="00000000" w:rsidRPr="00000000" w14:paraId="0000000B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-1022243253"/>
                        <w:tag w:val="goog_rdk_54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67397745"/>
                            <w:tag w:val="goog_rdk_55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-1519168212"/>
                  <w:tag w:val="goog_rdk_59"/>
                </w:sdtPr>
                <w:sdtContent>
                  <w:p w:rsidR="00000000" w:rsidDel="00000000" w:rsidP="00000000" w:rsidRDefault="00000000" w:rsidRPr="00000000" w14:paraId="0000000C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-975076198"/>
                        <w:tag w:val="goog_rdk_57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1028830149"/>
                            <w:tag w:val="goog_rdk_58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910367010"/>
                  <w:tag w:val="goog_rdk_62"/>
                </w:sdtPr>
                <w:sdtContent>
                  <w:p w:rsidR="00000000" w:rsidDel="00000000" w:rsidP="00000000" w:rsidRDefault="00000000" w:rsidRPr="00000000" w14:paraId="0000000D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-1092599502"/>
                        <w:tag w:val="goog_rdk_60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-600007849"/>
                            <w:tag w:val="goog_rdk_61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-171633719"/>
                  <w:tag w:val="goog_rdk_65"/>
                </w:sdtPr>
                <w:sdtContent>
                  <w:p w:rsidR="00000000" w:rsidDel="00000000" w:rsidP="00000000" w:rsidRDefault="00000000" w:rsidRPr="00000000" w14:paraId="0000000E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-1205871398"/>
                        <w:tag w:val="goog_rdk_63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-1878590931"/>
                            <w:tag w:val="goog_rdk_64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-1303561224"/>
                  <w:tag w:val="goog_rdk_68"/>
                </w:sdtPr>
                <w:sdtContent>
                  <w:p w:rsidR="00000000" w:rsidDel="00000000" w:rsidP="00000000" w:rsidRDefault="00000000" w:rsidRPr="00000000" w14:paraId="0000000F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1454725049"/>
                        <w:tag w:val="goog_rdk_66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793705707"/>
                            <w:tag w:val="goog_rdk_67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  <w:rPrChange w:author="Huy Pham Nguyen Gia (huypng06)" w:id="3" w:date="2025-10-30T13:30:42Z"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</w:rPrChange>
                                </w:rPr>
                                <w:delText xml:space="preserve">ĐỀ KIỂM TRA GIỮA KỲ I</w:delText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-1843183677"/>
                  <w:tag w:val="goog_rdk_71"/>
                </w:sdtPr>
                <w:sdtContent>
                  <w:p w:rsidR="00000000" w:rsidDel="00000000" w:rsidP="00000000" w:rsidRDefault="00000000" w:rsidRPr="00000000" w14:paraId="00000010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-1177903889"/>
                        <w:tag w:val="goog_rdk_69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-672405774"/>
                            <w:tag w:val="goog_rdk_70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  <w:rPrChange w:author="Huy Pham Nguyen Gia (huypng06)" w:id="3" w:date="2025-10-30T13:30:42Z"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</w:rPrChange>
                                </w:rPr>
                                <w:delText xml:space="preserve">Năm học: 2023 - 2024</w:delText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184649087"/>
                  <w:tag w:val="goog_rdk_74"/>
                </w:sdtPr>
                <w:sdtContent>
                  <w:p w:rsidR="00000000" w:rsidDel="00000000" w:rsidP="00000000" w:rsidRDefault="00000000" w:rsidRPr="00000000" w14:paraId="00000011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-533327069"/>
                        <w:tag w:val="goog_rdk_72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1976773079"/>
                            <w:tag w:val="goog_rdk_73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  <w:rPrChange w:author="Huy Pham Nguyen Gia (huypng06)" w:id="3" w:date="2025-10-30T13:30:42Z"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</w:rPrChange>
                                </w:rPr>
                                <w:delText xml:space="preserve">Môn: Nhập Môn Mạng Máy Tính</w:delText>
                              </w:r>
                            </w:del>
                          </w:sdtContent>
                        </w:sdt>
                        <w:del w:author="Nguyễn Anh Kiệt" w:id="2" w:date="2025-04-23T17:56:21Z"/>
                      </w:sdtContent>
                    </w:sdt>
                  </w:p>
                </w:sdtContent>
              </w:sdt>
              <w:sdt>
                <w:sdtPr>
                  <w:id w:val="-1165115568"/>
                  <w:tag w:val="goog_rdk_78"/>
                </w:sdtPr>
                <w:sdtContent>
                  <w:p w:rsidR="00000000" w:rsidDel="00000000" w:rsidP="00000000" w:rsidRDefault="00000000" w:rsidRPr="00000000" w14:paraId="00000012">
                    <w:pPr>
                      <w:tabs>
                        <w:tab w:val="left" w:leader="none" w:pos="567"/>
                        <w:tab w:val="left" w:leader="none" w:pos="3119"/>
                        <w:tab w:val="left" w:leader="none" w:pos="5670"/>
                        <w:tab w:val="left" w:leader="none" w:pos="8222"/>
                      </w:tabs>
                      <w:rPr>
                        <w:del w:author="Nguyễn Anh Kiệt" w:id="2" w:date="2025-04-23T17:56:21Z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i w:val="1"/>
                            <w:iCs w:val="1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pPrChange w:author="Quốc Nguyễn" w:id="0" w:date="2024-10-10T14:59:37Z">
                        <w:pPr>
                          <w:tabs>
                            <w:tab w:val="left" w:leader="none" w:pos="567"/>
                            <w:tab w:val="left" w:leader="none" w:pos="3119"/>
                            <w:tab w:val="left" w:leader="none" w:pos="5670"/>
                            <w:tab w:val="left" w:leader="none" w:pos="8222"/>
                          </w:tabs>
                          <w:jc w:val="center"/>
                        </w:pPr>
                      </w:pPrChange>
                    </w:pPr>
                    <w:sdt>
                      <w:sdtPr>
                        <w:id w:val="-1853750980"/>
                        <w:tag w:val="goog_rdk_75"/>
                      </w:sdtPr>
                      <w:sdtContent>
                        <w:del w:author="Nguyễn Anh Kiệt" w:id="2" w:date="2025-04-23T17:56:21Z"/>
                        <w:sdt>
                          <w:sdtPr>
                            <w:id w:val="-1862743190"/>
                            <w:tag w:val="goog_rdk_76"/>
                          </w:sdtPr>
                          <w:sdtContent>
                            <w:del w:author="Nguyễn Anh Kiệt" w:id="2" w:date="2025-04-23T17:56:21Z">
                              <w:r w:rsidDel="00000000" w:rsidR="00000000" w:rsidRPr="00000000">
                                <w:rPr>
                                  <w:rtl w:val="0"/>
                                  <w:rPrChange w:author="Huy Pham Nguyen Gia (huypng06)" w:id="3" w:date="2025-10-30T13:30:42Z">
                                    <w:rPr>
                                      <w:rFonts w:ascii="Cambria Math" w:cs="Cambria Math" w:eastAsia="Cambria Math" w:hAnsi="Cambria Math"/>
                                      <w:i w:val="1"/>
                                      <w:iCs w:val="1"/>
                                      <w:color w:val="000000"/>
                                      <w:sz w:val="28"/>
                                      <w:szCs w:val="28"/>
                                    </w:rPr>
                                  </w:rPrChange>
                                </w:rPr>
                                <w:delText xml:space="preserve">Ngày:…/…/…</w:delText>
                              </w:r>
                            </w:del>
                          </w:sdtContent>
                        </w:sdt>
                        <w:del w:author="Nguyễn Anh Kiệt" w:id="2" w:date="2025-04-23T17:56:21Z">
                          <w:sdt>
                            <w:sdtPr>
                              <w:id w:val="-704846767"/>
                              <w:tag w:val="goog_rdk_77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del>
                      </w:sdtContent>
                    </w:sdt>
                  </w:p>
                </w:sdtContent>
              </w:sdt>
            </w:tc>
          </w:tr>
        </w:sdtContent>
      </w:sdt>
    </w:tbl>
    <w:sdt>
      <w:sdtPr>
        <w:id w:val="100712221"/>
        <w:tag w:val="goog_rdk_81"/>
      </w:sdtPr>
      <w:sdtContent>
        <w:p w:rsidR="00000000" w:rsidDel="00000000" w:rsidP="00000000" w:rsidRDefault="00000000" w:rsidRPr="00000000" w14:paraId="00000013">
          <w:pPr>
            <w:tabs>
              <w:tab w:val="left" w:leader="none" w:pos="567"/>
              <w:tab w:val="left" w:leader="none" w:pos="3119"/>
              <w:tab w:val="left" w:leader="none" w:pos="5670"/>
              <w:tab w:val="left" w:leader="none" w:pos="822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567"/>
                  <w:tab w:val="left" w:leader="none" w:pos="3119"/>
                  <w:tab w:val="left" w:leader="none" w:pos="5670"/>
                  <w:tab w:val="left" w:leader="none" w:pos="8222"/>
                </w:tabs>
                <w:jc w:val="both"/>
              </w:pPr>
            </w:pPrChange>
          </w:pPr>
          <w:sdt>
            <w:sdtPr>
              <w:id w:val="-775585575"/>
              <w:tag w:val="goog_rdk_79"/>
            </w:sdtPr>
            <w:sdtContent>
              <w:del w:author="Nguyễn Anh Kiệt" w:id="2" w:date="2025-04-23T17:56:21Z"/>
              <w:sdt>
                <w:sdtPr>
                  <w:id w:val="-1561647148"/>
                  <w:tag w:val="goog_rdk_8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480852327"/>
        <w:tag w:val="goog_rdk_84"/>
      </w:sdtPr>
      <w:sdtContent>
        <w:p w:rsidR="00000000" w:rsidDel="00000000" w:rsidP="00000000" w:rsidRDefault="00000000" w:rsidRPr="00000000" w14:paraId="00000014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-296470242"/>
              <w:tag w:val="goog_rdk_82"/>
            </w:sdtPr>
            <w:sdtContent>
              <w:del w:author="Nguyễn Anh Kiệt" w:id="2" w:date="2025-04-23T17:56:21Z"/>
              <w:sdt>
                <w:sdtPr>
                  <w:id w:val="2125346314"/>
                  <w:tag w:val="goog_rdk_8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1: Các giao thức tại Tầng Vận Chuyển Không cung cấp dịch vụ nào sau đây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909707463"/>
        <w:tag w:val="goog_rdk_94"/>
      </w:sdtPr>
      <w:sdtContent>
        <w:p w:rsidR="00000000" w:rsidDel="00000000" w:rsidP="00000000" w:rsidRDefault="00000000" w:rsidRPr="00000000" w14:paraId="00000015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458199136"/>
              <w:tag w:val="goog_rdk_85"/>
            </w:sdtPr>
            <w:sdtContent>
              <w:del w:author="Nguyễn Anh Kiệt" w:id="2" w:date="2025-04-23T17:56:21Z"/>
              <w:sdt>
                <w:sdtPr>
                  <w:id w:val="719984211"/>
                  <w:tag w:val="goog_rdk_8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Checksum</w:delText>
                      <w:tab/>
                      <w:delText xml:space="preserve">B. 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-753321313"/>
              <w:tag w:val="goog_rdk_87"/>
            </w:sdtPr>
            <w:sdtContent>
              <w:ins w:author="Toan Nguyen quoc" w:id="11" w:date="2023-10-28T17:26:42Z">
                <w:sdt>
                  <w:sdtPr>
                    <w:id w:val="539913701"/>
                    <w:tag w:val="goog_rdk_88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1500245885"/>
                  <w:tag w:val="goog_rdk_89"/>
                </w:sdtPr>
                <w:sdtContent>
                  <w:ins w:author="Toan Nguyen quoc" w:id="11" w:date="2023-10-28T17:26:42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delText xml:space="preserve">k</w:delText>
                      </w:r>
                    </w:del>
                  </w:ins>
                </w:sdtContent>
              </w:sdt>
              <w:ins w:author="Toan Nguyen quoc" w:id="11" w:date="2023-10-28T17:26:42Z">
                <w:del w:author="Nguyễn Anh Kiệt" w:id="2" w:date="2025-04-23T17:56:21Z"/>
              </w:ins>
            </w:sdtContent>
          </w:sdt>
          <w:sdt>
            <w:sdtPr>
              <w:id w:val="211000158"/>
              <w:tag w:val="goog_rdk_90"/>
            </w:sdtPr>
            <w:sdtContent>
              <w:del w:author="Nguyễn Anh Kiệt" w:id="2" w:date="2025-04-23T17:56:21Z"/>
              <w:sdt>
                <w:sdtPr>
                  <w:id w:val="-1778748266"/>
                  <w:tag w:val="goog_rdk_9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Multiplexing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002827547"/>
                    <w:tag w:val="goog_rdk_92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sdtContent>
                </w:sdt>
                <w:sdt>
                  <w:sdtPr>
                    <w:id w:val="1771308544"/>
                    <w:tag w:val="goog_rdk_93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tại bên gửi</w:delText>
                      <w:tab/>
                    </w:r>
                  </w:sdtContent>
                </w:sdt>
              </w:del>
            </w:sdtContent>
          </w:sdt>
        </w:p>
      </w:sdtContent>
    </w:sdt>
    <w:sdt>
      <w:sdtPr>
        <w:id w:val="1407968687"/>
        <w:tag w:val="goog_rdk_98"/>
      </w:sdtPr>
      <w:sdtContent>
        <w:p w:rsidR="00000000" w:rsidDel="00000000" w:rsidP="00000000" w:rsidRDefault="00000000" w:rsidRPr="00000000" w14:paraId="00000016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293150497"/>
              <w:tag w:val="goog_rdk_95"/>
            </w:sdtPr>
            <w:sdtContent>
              <w:del w:author="Nguyễn Anh Kiệt" w:id="2" w:date="2025-04-23T17:56:21Z"/>
              <w:sdt>
                <w:sdtPr>
                  <w:id w:val="-373592304"/>
                  <w:tag w:val="goog_rdk_9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b w:val="1"/>
                            <w:bCs w:val="1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C.Đảm bảo độ trễ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063500993"/>
                    <w:tag w:val="goog_rdk_97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tab/>
                      <w:delText xml:space="preserve">D. DeMultiplexing tại bên nhận</w:delText>
                    </w:r>
                  </w:sdtContent>
                </w:sdt>
              </w:del>
            </w:sdtContent>
          </w:sdt>
        </w:p>
      </w:sdtContent>
    </w:sdt>
    <w:sdt>
      <w:sdtPr>
        <w:id w:val="1525239483"/>
        <w:tag w:val="goog_rdk_106"/>
      </w:sdtPr>
      <w:sdtContent>
        <w:p w:rsidR="00000000" w:rsidDel="00000000" w:rsidP="00000000" w:rsidRDefault="00000000" w:rsidRPr="00000000" w14:paraId="00000017">
          <w:pPr>
            <w:numPr>
              <w:ilvl w:val="0"/>
              <w:numId w:val="1"/>
            </w:numPr>
            <w:tabs>
              <w:tab w:val="left" w:leader="none" w:pos="3402"/>
              <w:tab w:val="left" w:leader="none" w:pos="5669"/>
              <w:tab w:val="left" w:leader="none" w:pos="7937"/>
            </w:tabs>
            <w:spacing w:line="276" w:lineRule="auto"/>
            <w:ind w:left="720" w:hanging="360"/>
            <w:jc w:val="both"/>
            <w:rPr>
              <w:del w:author="Nguyễn Anh Kiệt" w:id="2" w:date="2025-04-23T17:56:21Z"/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u w:val="none"/>
              <w:rPrChange w:author="Thảo Uyên" w:id="13" w:date="2025-11-02T07:19:43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Thảo Uyên" w:id="0" w:date="2025-11-02T07:19:43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325520782"/>
              <w:tag w:val="goog_rdk_99"/>
            </w:sdtPr>
            <w:sdtContent>
              <w:del w:author="Nguyễn Anh Kiệt" w:id="2" w:date="2025-04-23T17:56:21Z"/>
              <w:sdt>
                <w:sdtPr>
                  <w:id w:val="-959165440"/>
                  <w:tag w:val="goog_rdk_10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2: Trong mô hình OSI, 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122162931"/>
              <w:tag w:val="goog_rdk_101"/>
            </w:sdtPr>
            <w:sdtContent>
              <w:ins w:author="Dương Nguyễn Võ Đại" w:id="12" w:date="2023-11-02T09:13:49Z">
                <w:sdt>
                  <w:sdtPr>
                    <w:id w:val="1213101926"/>
                    <w:tag w:val="goog_rdk_102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597199051"/>
                  <w:tag w:val="goog_rdk_103"/>
                </w:sdtPr>
                <w:sdtContent>
                  <w:ins w:author="Dương Nguyễn Võ Đại" w:id="12" w:date="2023-11-02T09:13:49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tab/>
                      </w:r>
                    </w:del>
                  </w:ins>
                </w:sdtContent>
              </w:sdt>
              <w:ins w:author="Dương Nguyễn Võ Đại" w:id="12" w:date="2023-11-02T09:13:49Z">
                <w:del w:author="Nguyễn Anh Kiệt" w:id="2" w:date="2025-04-23T17:56:21Z"/>
              </w:ins>
            </w:sdtContent>
          </w:sdt>
          <w:sdt>
            <w:sdtPr>
              <w:id w:val="-30404138"/>
              <w:tag w:val="goog_rdk_104"/>
            </w:sdtPr>
            <w:sdtContent>
              <w:del w:author="Nguyễn Anh Kiệt" w:id="2" w:date="2025-04-23T17:56:21Z"/>
              <w:sdt>
                <w:sdtPr>
                  <w:id w:val="751409814"/>
                  <w:tag w:val="goog_rdk_10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tầng nào làm nhiệm vụ kiểm tra lỗi và điều chỉnh lại dữ liệu nếu cần?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749446135"/>
        <w:tag w:val="goog_rdk_109"/>
      </w:sdtPr>
      <w:sdtContent>
        <w:p w:rsidR="00000000" w:rsidDel="00000000" w:rsidP="00000000" w:rsidRDefault="00000000" w:rsidRPr="00000000" w14:paraId="00000018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705990579"/>
              <w:tag w:val="goog_rdk_107"/>
            </w:sdtPr>
            <w:sdtContent>
              <w:del w:author="Nguyễn Anh Kiệt" w:id="2" w:date="2025-04-23T17:56:21Z"/>
              <w:sdt>
                <w:sdtPr>
                  <w:id w:val="856549754"/>
                  <w:tag w:val="goog_rdk_10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Tầng Vận Chuyển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736223493"/>
        <w:tag w:val="goog_rdk_112"/>
      </w:sdtPr>
      <w:sdtContent>
        <w:p w:rsidR="00000000" w:rsidDel="00000000" w:rsidP="00000000" w:rsidRDefault="00000000" w:rsidRPr="00000000" w14:paraId="00000019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991757735"/>
              <w:tag w:val="goog_rdk_110"/>
            </w:sdtPr>
            <w:sdtContent>
              <w:del w:author="Nguyễn Anh Kiệt" w:id="2" w:date="2025-04-23T17:56:21Z"/>
              <w:sdt>
                <w:sdtPr>
                  <w:id w:val="-756703801"/>
                  <w:tag w:val="goog_rdk_11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Tầng Mạng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52847264"/>
        <w:tag w:val="goog_rdk_115"/>
      </w:sdtPr>
      <w:sdtContent>
        <w:p w:rsidR="00000000" w:rsidDel="00000000" w:rsidP="00000000" w:rsidRDefault="00000000" w:rsidRPr="00000000" w14:paraId="0000001A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887244397"/>
              <w:tag w:val="goog_rdk_113"/>
            </w:sdtPr>
            <w:sdtContent>
              <w:del w:author="Nguyễn Anh Kiệt" w:id="2" w:date="2025-04-23T17:56:21Z"/>
              <w:sdt>
                <w:sdtPr>
                  <w:id w:val="1597454449"/>
                  <w:tag w:val="goog_rdk_11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Tầng Liên Kết Dữ liệu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887325325"/>
        <w:tag w:val="goog_rdk_119"/>
      </w:sdtPr>
      <w:sdtContent>
        <w:p w:rsidR="00000000" w:rsidDel="00000000" w:rsidP="00000000" w:rsidRDefault="00000000" w:rsidRPr="00000000" w14:paraId="0000001B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699398884"/>
              <w:tag w:val="goog_rdk_116"/>
            </w:sdtPr>
            <w:sdtContent>
              <w:del w:author="Nguyễn Anh Kiệt" w:id="2" w:date="2025-04-23T17:56:21Z"/>
              <w:sdt>
                <w:sdtPr>
                  <w:id w:val="-526251980"/>
                  <w:tag w:val="goog_rdk_11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Tầng Vật Lý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644597765"/>
                    <w:tag w:val="goog_rdk_118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del>
            </w:sdtContent>
          </w:sdt>
        </w:p>
      </w:sdtContent>
    </w:sdt>
    <w:sdt>
      <w:sdtPr>
        <w:id w:val="1315025049"/>
        <w:tag w:val="goog_rdk_122"/>
      </w:sdtPr>
      <w:sdtContent>
        <w:p w:rsidR="00000000" w:rsidDel="00000000" w:rsidP="00000000" w:rsidRDefault="00000000" w:rsidRPr="00000000" w14:paraId="0000001C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721560926"/>
              <w:tag w:val="goog_rdk_120"/>
            </w:sdtPr>
            <w:sdtContent>
              <w:del w:author="Nguyễn Anh Kiệt" w:id="2" w:date="2025-04-23T17:56:21Z"/>
              <w:sdt>
                <w:sdtPr>
                  <w:id w:val="2036959163"/>
                  <w:tag w:val="goog_rdk_12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3: Giao thức TCP (Transmission Control Protocol) sử dụng kiểm tra lỗi theo phương thức nào?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606154266"/>
        <w:tag w:val="goog_rdk_125"/>
      </w:sdtPr>
      <w:sdtContent>
        <w:p w:rsidR="00000000" w:rsidDel="00000000" w:rsidP="00000000" w:rsidRDefault="00000000" w:rsidRPr="00000000" w14:paraId="0000001D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867890246"/>
              <w:tag w:val="goog_rdk_123"/>
            </w:sdtPr>
            <w:sdtContent>
              <w:del w:author="Nguyễn Anh Kiệt" w:id="2" w:date="2025-04-23T17:56:21Z"/>
              <w:sdt>
                <w:sdtPr>
                  <w:id w:val="372138731"/>
                  <w:tag w:val="goog_rdk_12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Checksum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62357173"/>
        <w:tag w:val="goog_rdk_128"/>
      </w:sdtPr>
      <w:sdtContent>
        <w:p w:rsidR="00000000" w:rsidDel="00000000" w:rsidP="00000000" w:rsidRDefault="00000000" w:rsidRPr="00000000" w14:paraId="0000001E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241537259"/>
              <w:tag w:val="goog_rdk_126"/>
            </w:sdtPr>
            <w:sdtContent>
              <w:del w:author="Nguyễn Anh Kiệt" w:id="2" w:date="2025-04-23T17:56:21Z"/>
              <w:sdt>
                <w:sdtPr>
                  <w:id w:val="-1195196680"/>
                  <w:tag w:val="goog_rdk_12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CRC (Cyclic Redundancy Check)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981775041"/>
        <w:tag w:val="goog_rdk_131"/>
      </w:sdtPr>
      <w:sdtContent>
        <w:p w:rsidR="00000000" w:rsidDel="00000000" w:rsidP="00000000" w:rsidRDefault="00000000" w:rsidRPr="00000000" w14:paraId="0000001F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351792408"/>
              <w:tag w:val="goog_rdk_129"/>
            </w:sdtPr>
            <w:sdtContent>
              <w:del w:author="Nguyễn Anh Kiệt" w:id="2" w:date="2025-04-23T17:56:21Z"/>
              <w:sdt>
                <w:sdtPr>
                  <w:id w:val="1071418674"/>
                  <w:tag w:val="goog_rdk_13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Hamming Code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79787744"/>
        <w:tag w:val="goog_rdk_134"/>
      </w:sdtPr>
      <w:sdtContent>
        <w:p w:rsidR="00000000" w:rsidDel="00000000" w:rsidP="00000000" w:rsidRDefault="00000000" w:rsidRPr="00000000" w14:paraId="00000020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909005489"/>
              <w:tag w:val="goog_rdk_132"/>
            </w:sdtPr>
            <w:sdtContent>
              <w:del w:author="Nguyễn Anh Kiệt" w:id="2" w:date="2025-04-23T17:56:21Z"/>
              <w:sdt>
                <w:sdtPr>
                  <w:id w:val="889780513"/>
                  <w:tag w:val="goog_rdk_13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Bit Parity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82061368"/>
        <w:tag w:val="goog_rdk_137"/>
      </w:sdtPr>
      <w:sdtContent>
        <w:p w:rsidR="00000000" w:rsidDel="00000000" w:rsidP="00000000" w:rsidRDefault="00000000" w:rsidRPr="00000000" w14:paraId="00000021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220540691"/>
              <w:tag w:val="goog_rdk_135"/>
            </w:sdtPr>
            <w:sdtContent>
              <w:del w:author="Nguyễn Anh Kiệt" w:id="2" w:date="2025-04-23T17:56:21Z"/>
              <w:sdt>
                <w:sdtPr>
                  <w:id w:val="1230159374"/>
                  <w:tag w:val="goog_rdk_13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4:Để nối nhiều máy tính với nhau trong mạng LAN, bạn cần một thành phần nào?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07878268"/>
        <w:tag w:val="goog_rdk_140"/>
      </w:sdtPr>
      <w:sdtContent>
        <w:p w:rsidR="00000000" w:rsidDel="00000000" w:rsidP="00000000" w:rsidRDefault="00000000" w:rsidRPr="00000000" w14:paraId="00000022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892972325"/>
              <w:tag w:val="goog_rdk_138"/>
            </w:sdtPr>
            <w:sdtContent>
              <w:del w:author="Nguyễn Anh Kiệt" w:id="2" w:date="2025-04-23T17:56:21Z"/>
              <w:sdt>
                <w:sdtPr>
                  <w:id w:val="-1225994975"/>
                  <w:tag w:val="goog_rdk_13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Switch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205605413"/>
        <w:tag w:val="goog_rdk_143"/>
      </w:sdtPr>
      <w:sdtContent>
        <w:p w:rsidR="00000000" w:rsidDel="00000000" w:rsidP="00000000" w:rsidRDefault="00000000" w:rsidRPr="00000000" w14:paraId="00000023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784440213"/>
              <w:tag w:val="goog_rdk_141"/>
            </w:sdtPr>
            <w:sdtContent>
              <w:del w:author="Nguyễn Anh Kiệt" w:id="2" w:date="2025-04-23T17:56:21Z"/>
              <w:sdt>
                <w:sdtPr>
                  <w:id w:val="1713063080"/>
                  <w:tag w:val="goog_rdk_14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Router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75802013"/>
        <w:tag w:val="goog_rdk_146"/>
      </w:sdtPr>
      <w:sdtContent>
        <w:p w:rsidR="00000000" w:rsidDel="00000000" w:rsidP="00000000" w:rsidRDefault="00000000" w:rsidRPr="00000000" w14:paraId="00000024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010549045"/>
              <w:tag w:val="goog_rdk_144"/>
            </w:sdtPr>
            <w:sdtContent>
              <w:del w:author="Nguyễn Anh Kiệt" w:id="2" w:date="2025-04-23T17:56:21Z"/>
              <w:sdt>
                <w:sdtPr>
                  <w:id w:val="-2133543396"/>
                  <w:tag w:val="goog_rdk_14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Modem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576342151"/>
        <w:tag w:val="goog_rdk_149"/>
      </w:sdtPr>
      <w:sdtContent>
        <w:p w:rsidR="00000000" w:rsidDel="00000000" w:rsidP="00000000" w:rsidRDefault="00000000" w:rsidRPr="00000000" w14:paraId="00000025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590950037"/>
              <w:tag w:val="goog_rdk_147"/>
            </w:sdtPr>
            <w:sdtContent>
              <w:del w:author="Nguyễn Anh Kiệt" w:id="2" w:date="2025-04-23T17:56:21Z"/>
              <w:sdt>
                <w:sdtPr>
                  <w:id w:val="1440070855"/>
                  <w:tag w:val="goog_rdk_14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Bridge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496379726"/>
        <w:tag w:val="goog_rdk_152"/>
      </w:sdtPr>
      <w:sdtContent>
        <w:p w:rsidR="00000000" w:rsidDel="00000000" w:rsidP="00000000" w:rsidRDefault="00000000" w:rsidRPr="00000000" w14:paraId="00000026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137900230"/>
              <w:tag w:val="goog_rdk_150"/>
            </w:sdtPr>
            <w:sdtContent>
              <w:del w:author="Nguyễn Anh Kiệt" w:id="2" w:date="2025-04-23T17:56:21Z"/>
              <w:sdt>
                <w:sdtPr>
                  <w:id w:val="153150593"/>
                  <w:tag w:val="goog_rdk_15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5 : Giao thức nào được sử dụng để gửi và nhận email qua Internet?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499609871"/>
        <w:tag w:val="goog_rdk_155"/>
      </w:sdtPr>
      <w:sdtContent>
        <w:p w:rsidR="00000000" w:rsidDel="00000000" w:rsidP="00000000" w:rsidRDefault="00000000" w:rsidRPr="00000000" w14:paraId="00000027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2075397230"/>
              <w:tag w:val="goog_rdk_153"/>
            </w:sdtPr>
            <w:sdtContent>
              <w:del w:author="Nguyễn Anh Kiệt" w:id="2" w:date="2025-04-23T17:56:21Z"/>
              <w:sdt>
                <w:sdtPr>
                  <w:id w:val="-1792745500"/>
                  <w:tag w:val="goog_rdk_15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FTP (File Transfer Protocol)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607676507"/>
        <w:tag w:val="goog_rdk_158"/>
      </w:sdtPr>
      <w:sdtContent>
        <w:p w:rsidR="00000000" w:rsidDel="00000000" w:rsidP="00000000" w:rsidRDefault="00000000" w:rsidRPr="00000000" w14:paraId="00000028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278953113"/>
              <w:tag w:val="goog_rdk_156"/>
            </w:sdtPr>
            <w:sdtContent>
              <w:del w:author="Nguyễn Anh Kiệt" w:id="2" w:date="2025-04-23T17:56:21Z"/>
              <w:sdt>
                <w:sdtPr>
                  <w:id w:val="218304176"/>
                  <w:tag w:val="goog_rdk_15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SMTP (Simple Mail Transfer Protocol)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18504550"/>
        <w:tag w:val="goog_rdk_161"/>
      </w:sdtPr>
      <w:sdtContent>
        <w:p w:rsidR="00000000" w:rsidDel="00000000" w:rsidP="00000000" w:rsidRDefault="00000000" w:rsidRPr="00000000" w14:paraId="00000029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869186933"/>
              <w:tag w:val="goog_rdk_159"/>
            </w:sdtPr>
            <w:sdtContent>
              <w:del w:author="Nguyễn Anh Kiệt" w:id="2" w:date="2025-04-23T17:56:21Z"/>
              <w:sdt>
                <w:sdtPr>
                  <w:id w:val="-441428876"/>
                  <w:tag w:val="goog_rdk_16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HTTP (Hypertext Transfer Protocol)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149625075"/>
        <w:tag w:val="goog_rdk_164"/>
      </w:sdtPr>
      <w:sdtContent>
        <w:p w:rsidR="00000000" w:rsidDel="00000000" w:rsidP="00000000" w:rsidRDefault="00000000" w:rsidRPr="00000000" w14:paraId="0000002A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511073637"/>
              <w:tag w:val="goog_rdk_162"/>
            </w:sdtPr>
            <w:sdtContent>
              <w:del w:author="Nguyễn Anh Kiệt" w:id="2" w:date="2025-04-23T17:56:21Z"/>
              <w:sdt>
                <w:sdtPr>
                  <w:id w:val="1223311228"/>
                  <w:tag w:val="goog_rdk_16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UDP (User Datagram Protocol)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70885304"/>
        <w:tag w:val="goog_rdk_167"/>
      </w:sdtPr>
      <w:sdtContent>
        <w:p w:rsidR="00000000" w:rsidDel="00000000" w:rsidP="00000000" w:rsidRDefault="00000000" w:rsidRPr="00000000" w14:paraId="0000002B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616957977"/>
              <w:tag w:val="goog_rdk_165"/>
            </w:sdtPr>
            <w:sdtContent>
              <w:del w:author="Nguyễn Anh Kiệt" w:id="2" w:date="2025-04-23T17:56:21Z"/>
              <w:sdt>
                <w:sdtPr>
                  <w:id w:val="440041027"/>
                  <w:tag w:val="goog_rdk_16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6 :Trong mô hình OSI, tầng nào thực hiện đa multiplexing và đa địa chỉ?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04437380"/>
        <w:tag w:val="goog_rdk_170"/>
      </w:sdtPr>
      <w:sdtContent>
        <w:p w:rsidR="00000000" w:rsidDel="00000000" w:rsidP="00000000" w:rsidRDefault="00000000" w:rsidRPr="00000000" w14:paraId="0000002C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514969600"/>
              <w:tag w:val="goog_rdk_168"/>
            </w:sdtPr>
            <w:sdtContent>
              <w:del w:author="Nguyễn Anh Kiệt" w:id="2" w:date="2025-04-23T17:56:21Z"/>
              <w:sdt>
                <w:sdtPr>
                  <w:id w:val="1669506906"/>
                  <w:tag w:val="goog_rdk_16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Tầng Vận Chuyển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164041670"/>
        <w:tag w:val="goog_rdk_173"/>
      </w:sdtPr>
      <w:sdtContent>
        <w:p w:rsidR="00000000" w:rsidDel="00000000" w:rsidP="00000000" w:rsidRDefault="00000000" w:rsidRPr="00000000" w14:paraId="0000002D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257795705"/>
              <w:tag w:val="goog_rdk_171"/>
            </w:sdtPr>
            <w:sdtContent>
              <w:del w:author="Nguyễn Anh Kiệt" w:id="2" w:date="2025-04-23T17:56:21Z"/>
              <w:sdt>
                <w:sdtPr>
                  <w:id w:val="1405767302"/>
                  <w:tag w:val="goog_rdk_17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Tầng Liên Kết Dữ liệu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068163007"/>
        <w:tag w:val="goog_rdk_176"/>
      </w:sdtPr>
      <w:sdtContent>
        <w:p w:rsidR="00000000" w:rsidDel="00000000" w:rsidP="00000000" w:rsidRDefault="00000000" w:rsidRPr="00000000" w14:paraId="0000002E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801998289"/>
              <w:tag w:val="goog_rdk_174"/>
            </w:sdtPr>
            <w:sdtContent>
              <w:del w:author="Nguyễn Anh Kiệt" w:id="2" w:date="2025-04-23T17:56:21Z"/>
              <w:sdt>
                <w:sdtPr>
                  <w:id w:val="-666276802"/>
                  <w:tag w:val="goog_rdk_17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Tầng Mạng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568270624"/>
        <w:tag w:val="goog_rdk_179"/>
      </w:sdtPr>
      <w:sdtContent>
        <w:p w:rsidR="00000000" w:rsidDel="00000000" w:rsidP="00000000" w:rsidRDefault="00000000" w:rsidRPr="00000000" w14:paraId="0000002F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693894184"/>
              <w:tag w:val="goog_rdk_177"/>
            </w:sdtPr>
            <w:sdtContent>
              <w:del w:author="Nguyễn Anh Kiệt" w:id="2" w:date="2025-04-23T17:56:21Z"/>
              <w:sdt>
                <w:sdtPr>
                  <w:id w:val="485036878"/>
                  <w:tag w:val="goog_rdk_17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Tầng Ứng dụng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67979881"/>
        <w:tag w:val="goog_rdk_182"/>
      </w:sdtPr>
      <w:sdtContent>
        <w:p w:rsidR="00000000" w:rsidDel="00000000" w:rsidP="00000000" w:rsidRDefault="00000000" w:rsidRPr="00000000" w14:paraId="00000030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262030137"/>
              <w:tag w:val="goog_rdk_180"/>
            </w:sdtPr>
            <w:sdtContent>
              <w:del w:author="Nguyễn Anh Kiệt" w:id="2" w:date="2025-04-23T17:56:21Z"/>
              <w:sdt>
                <w:sdtPr>
                  <w:id w:val="-290162559"/>
                  <w:tag w:val="goog_rdk_18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7 :IP (Internet Protocol) sử dụng bao nhiêu byte để đại diện cho địa chỉ IPv4?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61273779"/>
        <w:tag w:val="goog_rdk_185"/>
      </w:sdtPr>
      <w:sdtContent>
        <w:p w:rsidR="00000000" w:rsidDel="00000000" w:rsidP="00000000" w:rsidRDefault="00000000" w:rsidRPr="00000000" w14:paraId="00000031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2020332355"/>
              <w:tag w:val="goog_rdk_183"/>
            </w:sdtPr>
            <w:sdtContent>
              <w:del w:author="Nguyễn Anh Kiệt" w:id="2" w:date="2025-04-23T17:56:21Z"/>
              <w:sdt>
                <w:sdtPr>
                  <w:id w:val="267667541"/>
                  <w:tag w:val="goog_rdk_18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16 bytes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890062424"/>
        <w:tag w:val="goog_rdk_188"/>
      </w:sdtPr>
      <w:sdtContent>
        <w:p w:rsidR="00000000" w:rsidDel="00000000" w:rsidP="00000000" w:rsidRDefault="00000000" w:rsidRPr="00000000" w14:paraId="00000032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687716451"/>
              <w:tag w:val="goog_rdk_186"/>
            </w:sdtPr>
            <w:sdtContent>
              <w:del w:author="Nguyễn Anh Kiệt" w:id="2" w:date="2025-04-23T17:56:21Z"/>
              <w:sdt>
                <w:sdtPr>
                  <w:id w:val="183389478"/>
                  <w:tag w:val="goog_rdk_18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4 bytes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388996151"/>
        <w:tag w:val="goog_rdk_191"/>
      </w:sdtPr>
      <w:sdtContent>
        <w:p w:rsidR="00000000" w:rsidDel="00000000" w:rsidP="00000000" w:rsidRDefault="00000000" w:rsidRPr="00000000" w14:paraId="00000033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2131286358"/>
              <w:tag w:val="goog_rdk_189"/>
            </w:sdtPr>
            <w:sdtContent>
              <w:del w:author="Nguyễn Anh Kiệt" w:id="2" w:date="2025-04-23T17:56:21Z"/>
              <w:sdt>
                <w:sdtPr>
                  <w:id w:val="-175937980"/>
                  <w:tag w:val="goog_rdk_19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8 bytes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506576727"/>
        <w:tag w:val="goog_rdk_194"/>
      </w:sdtPr>
      <w:sdtContent>
        <w:p w:rsidR="00000000" w:rsidDel="00000000" w:rsidP="00000000" w:rsidRDefault="00000000" w:rsidRPr="00000000" w14:paraId="00000034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29348702"/>
              <w:tag w:val="goog_rdk_192"/>
            </w:sdtPr>
            <w:sdtContent>
              <w:del w:author="Nguyễn Anh Kiệt" w:id="2" w:date="2025-04-23T17:56:21Z"/>
              <w:sdt>
                <w:sdtPr>
                  <w:id w:val="-450507051"/>
                  <w:tag w:val="goog_rdk_19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32 bytes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06077613"/>
        <w:tag w:val="goog_rdk_197"/>
      </w:sdtPr>
      <w:sdtContent>
        <w:p w:rsidR="00000000" w:rsidDel="00000000" w:rsidP="00000000" w:rsidRDefault="00000000" w:rsidRPr="00000000" w14:paraId="00000035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462318256"/>
              <w:tag w:val="goog_rdk_195"/>
            </w:sdtPr>
            <w:sdtContent>
              <w:del w:author="Nguyễn Anh Kiệt" w:id="2" w:date="2025-04-23T17:56:21Z"/>
              <w:sdt>
                <w:sdtPr>
                  <w:id w:val="-2015251636"/>
                  <w:tag w:val="goog_rdk_19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8:Giao thức HTTP được sử dụng để làm gì trong môi trường web?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898637273"/>
        <w:tag w:val="goog_rdk_200"/>
      </w:sdtPr>
      <w:sdtContent>
        <w:p w:rsidR="00000000" w:rsidDel="00000000" w:rsidP="00000000" w:rsidRDefault="00000000" w:rsidRPr="00000000" w14:paraId="00000036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730490703"/>
              <w:tag w:val="goog_rdk_198"/>
            </w:sdtPr>
            <w:sdtContent>
              <w:del w:author="Nguyễn Anh Kiệt" w:id="2" w:date="2025-04-23T17:56:21Z"/>
              <w:sdt>
                <w:sdtPr>
                  <w:id w:val="1953634479"/>
                  <w:tag w:val="goog_rdk_19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Chuyển file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51915896"/>
        <w:tag w:val="goog_rdk_203"/>
      </w:sdtPr>
      <w:sdtContent>
        <w:p w:rsidR="00000000" w:rsidDel="00000000" w:rsidP="00000000" w:rsidRDefault="00000000" w:rsidRPr="00000000" w14:paraId="00000037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945759069"/>
              <w:tag w:val="goog_rdk_201"/>
            </w:sdtPr>
            <w:sdtContent>
              <w:del w:author="Nguyễn Anh Kiệt" w:id="2" w:date="2025-04-23T17:56:21Z"/>
              <w:sdt>
                <w:sdtPr>
                  <w:id w:val="1218187952"/>
                  <w:tag w:val="goog_rdk_20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Truyền dữ liệu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27038968"/>
        <w:tag w:val="goog_rdk_206"/>
      </w:sdtPr>
      <w:sdtContent>
        <w:p w:rsidR="00000000" w:rsidDel="00000000" w:rsidP="00000000" w:rsidRDefault="00000000" w:rsidRPr="00000000" w14:paraId="00000038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770749754"/>
              <w:tag w:val="goog_rdk_204"/>
            </w:sdtPr>
            <w:sdtContent>
              <w:del w:author="Nguyễn Anh Kiệt" w:id="2" w:date="2025-04-23T17:56:21Z"/>
              <w:sdt>
                <w:sdtPr>
                  <w:id w:val="-1706407305"/>
                  <w:tag w:val="goog_rdk_20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Điều khiển thiết bị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07004812"/>
        <w:tag w:val="goog_rdk_209"/>
      </w:sdtPr>
      <w:sdtContent>
        <w:p w:rsidR="00000000" w:rsidDel="00000000" w:rsidP="00000000" w:rsidRDefault="00000000" w:rsidRPr="00000000" w14:paraId="00000039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752851868"/>
              <w:tag w:val="goog_rdk_207"/>
            </w:sdtPr>
            <w:sdtContent>
              <w:del w:author="Nguyễn Anh Kiệt" w:id="2" w:date="2025-04-23T17:56:21Z"/>
              <w:sdt>
                <w:sdtPr>
                  <w:id w:val="354604257"/>
                  <w:tag w:val="goog_rdk_20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Hiển thị trang web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273959881"/>
        <w:tag w:val="goog_rdk_212"/>
      </w:sdtPr>
      <w:sdtContent>
        <w:p w:rsidR="00000000" w:rsidDel="00000000" w:rsidP="00000000" w:rsidRDefault="00000000" w:rsidRPr="00000000" w14:paraId="0000003A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572681838"/>
              <w:tag w:val="goog_rdk_210"/>
            </w:sdtPr>
            <w:sdtContent>
              <w:del w:author="Nguyễn Anh Kiệt" w:id="2" w:date="2025-04-23T17:56:21Z"/>
              <w:sdt>
                <w:sdtPr>
                  <w:id w:val="-611231413"/>
                  <w:tag w:val="goog_rdk_21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9:Đối với giao thức UDP, dịch vụ nào sau đây không được cung cấp?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557496191"/>
        <w:tag w:val="goog_rdk_215"/>
      </w:sdtPr>
      <w:sdtContent>
        <w:p w:rsidR="00000000" w:rsidDel="00000000" w:rsidP="00000000" w:rsidRDefault="00000000" w:rsidRPr="00000000" w14:paraId="0000003B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405827895"/>
              <w:tag w:val="goog_rdk_213"/>
            </w:sdtPr>
            <w:sdtContent>
              <w:del w:author="Nguyễn Anh Kiệt" w:id="2" w:date="2025-04-23T17:56:21Z"/>
              <w:sdt>
                <w:sdtPr>
                  <w:id w:val="1736411105"/>
                  <w:tag w:val="goog_rdk_21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Đảm bảo giao diện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637637727"/>
        <w:tag w:val="goog_rdk_218"/>
      </w:sdtPr>
      <w:sdtContent>
        <w:p w:rsidR="00000000" w:rsidDel="00000000" w:rsidP="00000000" w:rsidRDefault="00000000" w:rsidRPr="00000000" w14:paraId="0000003C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055975492"/>
              <w:tag w:val="goog_rdk_216"/>
            </w:sdtPr>
            <w:sdtContent>
              <w:del w:author="Nguyễn Anh Kiệt" w:id="2" w:date="2025-04-23T17:56:21Z"/>
              <w:sdt>
                <w:sdtPr>
                  <w:id w:val="-1271537682"/>
                  <w:tag w:val="goog_rdk_21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Kiểm tra lỗi và sửa lỗi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161200005"/>
        <w:tag w:val="goog_rdk_221"/>
      </w:sdtPr>
      <w:sdtContent>
        <w:p w:rsidR="00000000" w:rsidDel="00000000" w:rsidP="00000000" w:rsidRDefault="00000000" w:rsidRPr="00000000" w14:paraId="0000003D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606946080"/>
              <w:tag w:val="goog_rdk_219"/>
            </w:sdtPr>
            <w:sdtContent>
              <w:del w:author="Nguyễn Anh Kiệt" w:id="2" w:date="2025-04-23T17:56:21Z"/>
              <w:sdt>
                <w:sdtPr>
                  <w:id w:val="1881065034"/>
                  <w:tag w:val="goog_rdk_22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Multiplexing và Demultiplexing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31861839"/>
        <w:tag w:val="goog_rdk_224"/>
      </w:sdtPr>
      <w:sdtContent>
        <w:p w:rsidR="00000000" w:rsidDel="00000000" w:rsidP="00000000" w:rsidRDefault="00000000" w:rsidRPr="00000000" w14:paraId="0000003E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873671801"/>
              <w:tag w:val="goog_rdk_222"/>
            </w:sdtPr>
            <w:sdtContent>
              <w:del w:author="Nguyễn Anh Kiệt" w:id="2" w:date="2025-04-23T17:56:21Z"/>
              <w:sdt>
                <w:sdtPr>
                  <w:id w:val="1382411584"/>
                  <w:tag w:val="goog_rdk_22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Gửi dữ liệu dựa trên địa chỉ IP và cổng đích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9241140"/>
        <w:tag w:val="goog_rdk_227"/>
      </w:sdtPr>
      <w:sdtContent>
        <w:p w:rsidR="00000000" w:rsidDel="00000000" w:rsidP="00000000" w:rsidRDefault="00000000" w:rsidRPr="00000000" w14:paraId="0000003F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599224627"/>
              <w:tag w:val="goog_rdk_225"/>
            </w:sdtPr>
            <w:sdtContent>
              <w:del w:author="Nguyễn Anh Kiệt" w:id="2" w:date="2025-04-23T17:56:21Z"/>
              <w:sdt>
                <w:sdtPr>
                  <w:id w:val="1974339843"/>
                  <w:tag w:val="goog_rdk_22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76073610"/>
        <w:tag w:val="goog_rdk_230"/>
      </w:sdtPr>
      <w:sdtContent>
        <w:p w:rsidR="00000000" w:rsidDel="00000000" w:rsidP="00000000" w:rsidRDefault="00000000" w:rsidRPr="00000000" w14:paraId="00000040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121112364"/>
              <w:tag w:val="goog_rdk_228"/>
            </w:sdtPr>
            <w:sdtContent>
              <w:del w:author="Nguyễn Anh Kiệt" w:id="2" w:date="2025-04-23T17:56:21Z"/>
              <w:sdt>
                <w:sdtPr>
                  <w:id w:val="-967387282"/>
                  <w:tag w:val="goog_rdk_22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10:Tầng nào trong mô hình OSI thực hiện mã hóa và giải mã dữ liệu trước khi truyền qua mạng?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18231902"/>
        <w:tag w:val="goog_rdk_233"/>
      </w:sdtPr>
      <w:sdtContent>
        <w:p w:rsidR="00000000" w:rsidDel="00000000" w:rsidP="00000000" w:rsidRDefault="00000000" w:rsidRPr="00000000" w14:paraId="00000041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06594096"/>
              <w:tag w:val="goog_rdk_231"/>
            </w:sdtPr>
            <w:sdtContent>
              <w:del w:author="Nguyễn Anh Kiệt" w:id="2" w:date="2025-04-23T17:56:21Z"/>
              <w:sdt>
                <w:sdtPr>
                  <w:id w:val="671970647"/>
                  <w:tag w:val="goog_rdk_23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Tầng Vận Chuyển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581683351"/>
        <w:tag w:val="goog_rdk_236"/>
      </w:sdtPr>
      <w:sdtContent>
        <w:p w:rsidR="00000000" w:rsidDel="00000000" w:rsidP="00000000" w:rsidRDefault="00000000" w:rsidRPr="00000000" w14:paraId="00000042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259841614"/>
              <w:tag w:val="goog_rdk_234"/>
            </w:sdtPr>
            <w:sdtContent>
              <w:del w:author="Nguyễn Anh Kiệt" w:id="2" w:date="2025-04-23T17:56:21Z"/>
              <w:sdt>
                <w:sdtPr>
                  <w:id w:val="-207550621"/>
                  <w:tag w:val="goog_rdk_23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Tầng Liên Kết Dữ liệu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91790716"/>
        <w:tag w:val="goog_rdk_239"/>
      </w:sdtPr>
      <w:sdtContent>
        <w:p w:rsidR="00000000" w:rsidDel="00000000" w:rsidP="00000000" w:rsidRDefault="00000000" w:rsidRPr="00000000" w14:paraId="00000043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403543626"/>
              <w:tag w:val="goog_rdk_237"/>
            </w:sdtPr>
            <w:sdtContent>
              <w:del w:author="Nguyễn Anh Kiệt" w:id="2" w:date="2025-04-23T17:56:21Z"/>
              <w:sdt>
                <w:sdtPr>
                  <w:id w:val="-749359586"/>
                  <w:tag w:val="goog_rdk_23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Tầng Mạng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81274578"/>
        <w:tag w:val="goog_rdk_242"/>
      </w:sdtPr>
      <w:sdtContent>
        <w:p w:rsidR="00000000" w:rsidDel="00000000" w:rsidP="00000000" w:rsidRDefault="00000000" w:rsidRPr="00000000" w14:paraId="00000044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401790189"/>
              <w:tag w:val="goog_rdk_240"/>
            </w:sdtPr>
            <w:sdtContent>
              <w:del w:author="Nguyễn Anh Kiệt" w:id="2" w:date="2025-04-23T17:56:21Z"/>
              <w:sdt>
                <w:sdtPr>
                  <w:id w:val="-785396365"/>
                  <w:tag w:val="goog_rdk_24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Tầng Ứng dụng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769691952"/>
        <w:tag w:val="goog_rdk_245"/>
      </w:sdtPr>
      <w:sdtContent>
        <w:p w:rsidR="00000000" w:rsidDel="00000000" w:rsidP="00000000" w:rsidRDefault="00000000" w:rsidRPr="00000000" w14:paraId="00000045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67189305"/>
              <w:tag w:val="goog_rdk_243"/>
            </w:sdtPr>
            <w:sdtContent>
              <w:del w:author="Nguyễn Anh Kiệt" w:id="2" w:date="2025-04-23T17:56:21Z"/>
              <w:sdt>
                <w:sdtPr>
                  <w:id w:val="-1611554033"/>
                  <w:tag w:val="goog_rdk_24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11:Trong giao thức HTTPS, chữ "S" đại diện cho điều gì?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412564619"/>
        <w:tag w:val="goog_rdk_248"/>
      </w:sdtPr>
      <w:sdtContent>
        <w:p w:rsidR="00000000" w:rsidDel="00000000" w:rsidP="00000000" w:rsidRDefault="00000000" w:rsidRPr="00000000" w14:paraId="00000046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119666157"/>
              <w:tag w:val="goog_rdk_246"/>
            </w:sdtPr>
            <w:sdtContent>
              <w:del w:author="Nguyễn Anh Kiệt" w:id="2" w:date="2025-04-23T17:56:21Z"/>
              <w:sdt>
                <w:sdtPr>
                  <w:id w:val="-993710628"/>
                  <w:tag w:val="goog_rdk_24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Secure (Bảo mật)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16440248"/>
        <w:tag w:val="goog_rdk_251"/>
      </w:sdtPr>
      <w:sdtContent>
        <w:p w:rsidR="00000000" w:rsidDel="00000000" w:rsidP="00000000" w:rsidRDefault="00000000" w:rsidRPr="00000000" w14:paraId="00000047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578647078"/>
              <w:tag w:val="goog_rdk_249"/>
            </w:sdtPr>
            <w:sdtContent>
              <w:del w:author="Nguyễn Anh Kiệt" w:id="2" w:date="2025-04-23T17:56:21Z"/>
              <w:sdt>
                <w:sdtPr>
                  <w:id w:val="1288462856"/>
                  <w:tag w:val="goog_rdk_25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Simple (Đơn giản)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672973353"/>
        <w:tag w:val="goog_rdk_254"/>
      </w:sdtPr>
      <w:sdtContent>
        <w:p w:rsidR="00000000" w:rsidDel="00000000" w:rsidP="00000000" w:rsidRDefault="00000000" w:rsidRPr="00000000" w14:paraId="00000048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52151308"/>
              <w:tag w:val="goog_rdk_252"/>
            </w:sdtPr>
            <w:sdtContent>
              <w:del w:author="Nguyễn Anh Kiệt" w:id="2" w:date="2025-04-23T17:56:21Z"/>
              <w:sdt>
                <w:sdtPr>
                  <w:id w:val="655471201"/>
                  <w:tag w:val="goog_rdk_25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Server (Máy chủ)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99302326"/>
        <w:tag w:val="goog_rdk_257"/>
      </w:sdtPr>
      <w:sdtContent>
        <w:p w:rsidR="00000000" w:rsidDel="00000000" w:rsidP="00000000" w:rsidRDefault="00000000" w:rsidRPr="00000000" w14:paraId="00000049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549914273"/>
              <w:tag w:val="goog_rdk_255"/>
            </w:sdtPr>
            <w:sdtContent>
              <w:del w:author="Nguyễn Anh Kiệt" w:id="2" w:date="2025-04-23T17:56:21Z"/>
              <w:sdt>
                <w:sdtPr>
                  <w:id w:val="278062346"/>
                  <w:tag w:val="goog_rdk_25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Session (Phiên làm việc)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129570129"/>
        <w:tag w:val="goog_rdk_260"/>
      </w:sdtPr>
      <w:sdtContent>
        <w:p w:rsidR="00000000" w:rsidDel="00000000" w:rsidP="00000000" w:rsidRDefault="00000000" w:rsidRPr="00000000" w14:paraId="0000004A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-1402794156"/>
              <w:tag w:val="goog_rdk_258"/>
            </w:sdtPr>
            <w:sdtContent>
              <w:del w:author="Nguyễn Anh Kiệt" w:id="2" w:date="2025-04-23T17:56:21Z"/>
              <w:sdt>
                <w:sdtPr>
                  <w:id w:val="1029716708"/>
                  <w:tag w:val="goog_rdk_25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2 : Định danh của một socket bao gồm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875846860"/>
        <w:tag w:val="goog_rdk_264"/>
      </w:sdtPr>
      <w:sdtContent>
        <w:p w:rsidR="00000000" w:rsidDel="00000000" w:rsidP="00000000" w:rsidRDefault="00000000" w:rsidRPr="00000000" w14:paraId="0000004B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1038925214"/>
              <w:tag w:val="goog_rdk_261"/>
            </w:sdtPr>
            <w:sdtContent>
              <w:del w:author="Nguyễn Anh Kiệt" w:id="2" w:date="2025-04-23T17:56:21Z"/>
              <w:sdt>
                <w:sdtPr>
                  <w:id w:val="-1895177089"/>
                  <w:tag w:val="goog_rdk_26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IP address và Portnumber</w:delText>
                      <w:tab/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843396459"/>
                    <w:tag w:val="goog_rdk_263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IP address</w:delText>
                      <w:tab/>
                    </w:r>
                  </w:sdtContent>
                </w:sdt>
              </w:del>
            </w:sdtContent>
          </w:sdt>
        </w:p>
      </w:sdtContent>
    </w:sdt>
    <w:sdt>
      <w:sdtPr>
        <w:id w:val="2098701258"/>
        <w:tag w:val="goog_rdk_267"/>
      </w:sdtPr>
      <w:sdtContent>
        <w:p w:rsidR="00000000" w:rsidDel="00000000" w:rsidP="00000000" w:rsidRDefault="00000000" w:rsidRPr="00000000" w14:paraId="0000004C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903203527"/>
              <w:tag w:val="goog_rdk_265"/>
            </w:sdtPr>
            <w:sdtContent>
              <w:del w:author="Nguyễn Anh Kiệt" w:id="2" w:date="2025-04-23T17:56:21Z"/>
              <w:sdt>
                <w:sdtPr>
                  <w:id w:val="-1496733318"/>
                  <w:tag w:val="goog_rdk_26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IP address và Mac address</w:delText>
                      <w:tab/>
                      <w:delText xml:space="preserve">D. IP address và User id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24724182"/>
        <w:tag w:val="goog_rdk_270"/>
      </w:sdtPr>
      <w:sdtContent>
        <w:p w:rsidR="00000000" w:rsidDel="00000000" w:rsidP="00000000" w:rsidRDefault="00000000" w:rsidRPr="00000000" w14:paraId="0000004D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259499261"/>
              <w:tag w:val="goog_rdk_268"/>
            </w:sdtPr>
            <w:sdtContent>
              <w:del w:author="Nguyễn Anh Kiệt" w:id="2" w:date="2025-04-23T17:56:21Z"/>
              <w:sdt>
                <w:sdtPr>
                  <w:id w:val="377360459"/>
                  <w:tag w:val="goog_rdk_26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3: Thứ tự đúng từ trên xuống dưới trong mô hình OSI là :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821713761"/>
        <w:tag w:val="goog_rdk_275"/>
      </w:sdtPr>
      <w:sdtContent>
        <w:p w:rsidR="00000000" w:rsidDel="00000000" w:rsidP="00000000" w:rsidRDefault="00000000" w:rsidRPr="00000000" w14:paraId="0000004E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213558049"/>
              <w:tag w:val="goog_rdk_271"/>
            </w:sdtPr>
            <w:sdtContent>
              <w:del w:author="Nguyễn Anh Kiệt" w:id="2" w:date="2025-04-23T17:56:21Z"/>
              <w:sdt>
                <w:sdtPr>
                  <w:id w:val="178782078"/>
                  <w:tag w:val="goog_rdk_27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Application – Transport – Sess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059882454"/>
                    <w:tag w:val="goog_rdk_273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t</w:delText>
                    </w:r>
                  </w:sdtContent>
                </w:sdt>
                <w:sdt>
                  <w:sdtPr>
                    <w:id w:val="-1219741718"/>
                    <w:tag w:val="goog_rdk_274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ion – Presentation – Network – Physical – Data Link </w:delText>
                    </w:r>
                  </w:sdtContent>
                </w:sdt>
              </w:del>
            </w:sdtContent>
          </w:sdt>
        </w:p>
      </w:sdtContent>
    </w:sdt>
    <w:sdt>
      <w:sdtPr>
        <w:id w:val="1327788408"/>
        <w:tag w:val="goog_rdk_278"/>
      </w:sdtPr>
      <w:sdtContent>
        <w:p w:rsidR="00000000" w:rsidDel="00000000" w:rsidP="00000000" w:rsidRDefault="00000000" w:rsidRPr="00000000" w14:paraId="0000004F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320993234"/>
              <w:tag w:val="goog_rdk_276"/>
            </w:sdtPr>
            <w:sdtContent>
              <w:del w:author="Nguyễn Anh Kiệt" w:id="2" w:date="2025-04-23T17:56:21Z"/>
              <w:sdt>
                <w:sdtPr>
                  <w:id w:val="970828164"/>
                  <w:tag w:val="goog_rdk_27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Application – Presentation – Session – Transport – Network – Data Link - Physical 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762486984"/>
        <w:tag w:val="goog_rdk_281"/>
      </w:sdtPr>
      <w:sdtContent>
        <w:p w:rsidR="00000000" w:rsidDel="00000000" w:rsidP="00000000" w:rsidRDefault="00000000" w:rsidRPr="00000000" w14:paraId="00000050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748924162"/>
              <w:tag w:val="goog_rdk_279"/>
            </w:sdtPr>
            <w:sdtContent>
              <w:del w:author="Nguyễn Anh Kiệt" w:id="2" w:date="2025-04-23T17:56:21Z"/>
              <w:sdt>
                <w:sdtPr>
                  <w:id w:val="1192085761"/>
                  <w:tag w:val="goog_rdk_28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Application – Session – Presentation – Transport – Network – Data Link – Physical 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83154799"/>
        <w:tag w:val="goog_rdk_284"/>
      </w:sdtPr>
      <w:sdtContent>
        <w:p w:rsidR="00000000" w:rsidDel="00000000" w:rsidP="00000000" w:rsidRDefault="00000000" w:rsidRPr="00000000" w14:paraId="00000051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999643917"/>
              <w:tag w:val="goog_rdk_282"/>
            </w:sdtPr>
            <w:sdtContent>
              <w:del w:author="Nguyễn Anh Kiệt" w:id="2" w:date="2025-04-23T17:56:21Z"/>
              <w:sdt>
                <w:sdtPr>
                  <w:id w:val="-1247735931"/>
                  <w:tag w:val="goog_rdk_28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Application – Presentation – Session – Transport – Internet – Data Link - Physical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805055672"/>
        <w:tag w:val="goog_rdk_293"/>
      </w:sdtPr>
      <w:sdtContent>
        <w:p w:rsidR="00000000" w:rsidDel="00000000" w:rsidP="00000000" w:rsidRDefault="00000000" w:rsidRPr="00000000" w14:paraId="00000052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-1488531620"/>
              <w:tag w:val="goog_rdk_285"/>
            </w:sdtPr>
            <w:sdtContent>
              <w:del w:author="Nguyễn Anh Kiệt" w:id="2" w:date="2025-04-23T17:56:21Z"/>
              <w:sdt>
                <w:sdtPr>
                  <w:id w:val="378966551"/>
                  <w:tag w:val="goog_rdk_28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4: Quá trình một thông 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582841905"/>
              <w:tag w:val="goog_rdk_287"/>
            </w:sdtPr>
            <w:sdtContent>
              <w:ins w:author="Hải Lý Chí" w:id="14" w:date="2023-11-02T02:35:50Z">
                <w:sdt>
                  <w:sdtPr>
                    <w:id w:val="1154343930"/>
                    <w:tag w:val="goog_rdk_288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1446088621"/>
                  <w:tag w:val="goog_rdk_289"/>
                </w:sdtPr>
                <w:sdtContent>
                  <w:ins w:author="Hải Lý Chí" w:id="14" w:date="2023-11-02T02:35:50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delText xml:space="preserve">điệp</w:delText>
                      </w:r>
                    </w:del>
                  </w:ins>
                </w:sdtContent>
              </w:sdt>
              <w:ins w:author="Hải Lý Chí" w:id="14" w:date="2023-11-02T02:35:50Z">
                <w:del w:author="Nguyễn Anh Kiệt" w:id="2" w:date="2025-04-23T17:56:21Z"/>
              </w:ins>
            </w:sdtContent>
          </w:sdt>
          <w:sdt>
            <w:sdtPr>
              <w:id w:val="-1338751941"/>
              <w:tag w:val="goog_rdk_290"/>
            </w:sdtPr>
            <w:sdtContent>
              <w:del w:author="Nguyễn Anh Kiệt" w:id="2" w:date="2025-04-23T17:56:21Z"/>
              <w:sdt>
                <w:sdtPr>
                  <w:id w:val="-1133556825"/>
                  <w:tag w:val="goog_rdk_29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diệp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343396820"/>
                    <w:tag w:val="goog_rdk_292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(message) được đưa qua các tầng (layer) và được thêm các thông tin điểu khiển vào đầu (header) trong hoạt động của thiết bị mạng được gọi là gì ?</w:delText>
                    </w:r>
                  </w:sdtContent>
                </w:sdt>
              </w:del>
            </w:sdtContent>
          </w:sdt>
        </w:p>
      </w:sdtContent>
    </w:sdt>
    <w:sdt>
      <w:sdtPr>
        <w:id w:val="301022685"/>
        <w:tag w:val="goog_rdk_297"/>
      </w:sdtPr>
      <w:sdtContent>
        <w:p w:rsidR="00000000" w:rsidDel="00000000" w:rsidP="00000000" w:rsidRDefault="00000000" w:rsidRPr="00000000" w14:paraId="00000053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-1430559100"/>
              <w:tag w:val="goog_rdk_294"/>
            </w:sdtPr>
            <w:sdtContent>
              <w:del w:author="Nguyễn Anh Kiệt" w:id="2" w:date="2025-04-23T17:56:21Z"/>
              <w:sdt>
                <w:sdtPr>
                  <w:id w:val="887702049"/>
                  <w:tag w:val="goog_rdk_29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A.Compress                                   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312656346"/>
                    <w:tag w:val="goog_rdk_296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B.Encapsulation</w:delText>
                    </w:r>
                  </w:sdtContent>
                </w:sdt>
              </w:del>
            </w:sdtContent>
          </w:sdt>
        </w:p>
      </w:sdtContent>
    </w:sdt>
    <w:sdt>
      <w:sdtPr>
        <w:id w:val="-326877344"/>
        <w:tag w:val="goog_rdk_308"/>
      </w:sdtPr>
      <w:sdtContent>
        <w:p w:rsidR="00000000" w:rsidDel="00000000" w:rsidP="00000000" w:rsidRDefault="00000000" w:rsidRPr="00000000" w14:paraId="00000054">
          <w:pPr>
            <w:tabs>
              <w:tab w:val="left" w:leader="none" w:pos="992"/>
            </w:tabs>
            <w:rPr>
              <w:ins w:author="Lâm Hữu Thọ" w:id="16" w:date="2023-11-03T06:19:32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-1119832315"/>
              <w:tag w:val="goog_rdk_298"/>
            </w:sdtPr>
            <w:sdtContent>
              <w:del w:author="Nguyễn Anh Kiệt" w:id="2" w:date="2025-04-23T17:56:21Z"/>
              <w:sdt>
                <w:sdtPr>
                  <w:id w:val="-378053870"/>
                  <w:tag w:val="goog_rdk_29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C.De-Encapsulation.                     D.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785723268"/>
              <w:tag w:val="goog_rdk_300"/>
            </w:sdtPr>
            <w:sdtContent>
              <w:ins w:author="Ti Ăn Hại" w:id="15" w:date="2023-10-25T12:38:25Z">
                <w:sdt>
                  <w:sdtPr>
                    <w:id w:val="261498881"/>
                    <w:tag w:val="goog_rdk_301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1242996597"/>
                  <w:tag w:val="goog_rdk_302"/>
                </w:sdtPr>
                <w:sdtContent>
                  <w:ins w:author="Ti Ăn Hại" w:id="15" w:date="2023-10-25T12:38:25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delText xml:space="preserve"> </w:delText>
                      </w:r>
                    </w:del>
                  </w:ins>
                </w:sdtContent>
              </w:sdt>
              <w:ins w:author="Ti Ăn Hại" w:id="15" w:date="2023-10-25T12:38:25Z">
                <w:del w:author="Nguyễn Anh Kiệt" w:id="2" w:date="2025-04-23T17:56:21Z"/>
              </w:ins>
            </w:sdtContent>
          </w:sdt>
          <w:sdt>
            <w:sdtPr>
              <w:id w:val="-717951794"/>
              <w:tag w:val="goog_rdk_303"/>
            </w:sdtPr>
            <w:sdtContent>
              <w:del w:author="Nguyễn Anh Kiệt" w:id="2" w:date="2025-04-23T17:56:21Z"/>
              <w:sdt>
                <w:sdtPr>
                  <w:id w:val="1684214405"/>
                  <w:tag w:val="goog_rdk_30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Header-Adding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925556940"/>
              <w:tag w:val="goog_rdk_305"/>
            </w:sdtPr>
            <w:sdtContent>
              <w:ins w:author="Lâm Hữu Thọ" w:id="16" w:date="2023-11-03T06:19:32Z">
                <w:sdt>
                  <w:sdtPr>
                    <w:id w:val="1826637238"/>
                    <w:tag w:val="goog_rdk_306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415299301"/>
                  <w:tag w:val="goog_rdk_307"/>
                </w:sdtPr>
                <w:sdtContent>
                  <w:ins w:author="Lâm Hữu Thọ" w:id="16" w:date="2023-11-03T06:19:32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Lâm Hữu Thọ" w:id="16" w:date="2023-11-03T06:19:32Z">
                <w:del w:author="Nguyễn Anh Kiệt" w:id="2" w:date="2025-04-23T17:56:21Z"/>
              </w:ins>
            </w:sdtContent>
          </w:sdt>
        </w:p>
      </w:sdtContent>
    </w:sdt>
    <w:sdt>
      <w:sdtPr>
        <w:id w:val="72126921"/>
        <w:tag w:val="goog_rdk_312"/>
      </w:sdtPr>
      <w:sdtContent>
        <w:p w:rsidR="00000000" w:rsidDel="00000000" w:rsidP="00000000" w:rsidRDefault="00000000" w:rsidRPr="00000000" w14:paraId="00000055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112441847"/>
              <w:tag w:val="goog_rdk_310"/>
            </w:sdtPr>
            <w:sdtContent>
              <w:del w:author="Nguyễn Anh Kiệt" w:id="2" w:date="2025-04-23T17:56:21Z"/>
              <w:sdt>
                <w:sdtPr>
                  <w:id w:val="1371733384"/>
                  <w:tag w:val="goog_rdk_31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199418922"/>
        <w:tag w:val="goog_rdk_315"/>
      </w:sdtPr>
      <w:sdtContent>
        <w:p w:rsidR="00000000" w:rsidDel="00000000" w:rsidP="00000000" w:rsidRDefault="00000000" w:rsidRPr="00000000" w14:paraId="00000056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1871324998"/>
              <w:tag w:val="goog_rdk_313"/>
            </w:sdtPr>
            <w:sdtContent>
              <w:del w:author="Nguyễn Anh Kiệt" w:id="2" w:date="2025-04-23T17:56:21Z"/>
              <w:sdt>
                <w:sdtPr>
                  <w:id w:val="-940642754"/>
                  <w:tag w:val="goog_rdk_31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Dạng bài Độ Trễ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839954554"/>
        <w:tag w:val="goog_rdk_334"/>
      </w:sdtPr>
      <w:sdtContent>
        <w:p w:rsidR="00000000" w:rsidDel="00000000" w:rsidP="00000000" w:rsidRDefault="00000000" w:rsidRPr="00000000" w14:paraId="00000057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-1286018685"/>
              <w:tag w:val="goog_rdk_316"/>
            </w:sdtPr>
            <w:sdtContent>
              <w:del w:author="Nguyễn Anh Kiệt" w:id="2" w:date="2025-04-23T17:56:21Z"/>
              <w:sdt>
                <w:sdtPr>
                  <w:id w:val="1191772903"/>
                  <w:tag w:val="goog_rdk_31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 : Một gói tin có độ dài L=30000 bits được truyền trên đường liên kết giữa 2 router có tốc độ truyền R=10Mbps, khoảng cách giữa 2 Router d=300km và tốc độ lan truyền là s=3.</w:delText>
                    </w:r>
                  </w:del>
                </w:sdtContent>
              </w:sdt>
              <w:del w:author="Nguyễn Anh Kiệt" w:id="2" w:date="2025-04-23T17:56:21Z"/>
            </w:sdtContent>
          </w:sdt>
          <m:oMath>
            <m:sSup>
              <m:sSup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pPr>
              <m:e>
                <w:sdt>
                  <w:sdtPr>
                    <w:id w:val="102167735"/>
                    <w:tag w:val="goog_rdk_319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10</m:t>
                      </m:r>
                    </w:del>
                  </w:sdtContent>
                </w:sdt>
              </m:e>
              <m:sup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8</m:t>
                </m:r>
              </m:sup>
            </m:sSup>
            <w:sdt>
              <w:sdtPr>
                <w:id w:val="1316914083"/>
                <w:tag w:val="goog_rdk_320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m/s</m:t>
                  </m:r>
                </w:del>
              </w:sdtContent>
            </w:sdt>
          </m:oMath>
          <w:sdt>
            <w:sdtPr>
              <w:id w:val="869579614"/>
              <w:tag w:val="goog_rdk_318"/>
            </w:sdtPr>
            <w:sdtContent>
              <w:del w:author="Nguyễn Anh Kiệt" w:id="2" w:date="2025-04-23T17:56:21Z"/>
              <w:sdt>
                <w:sdtPr>
                  <w:id w:val="552911799"/>
                  <w:tag w:val="goog_rdk_32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. Để giảm độ trễ đầu cuối đi một nữa (</w:delText>
                    </w:r>
                  </w:del>
                </w:sdtContent>
              </w:sdt>
              <w:del w:author="Nguyễn Anh Kiệt" w:id="2" w:date="2025-04-23T17:56:21Z"/>
            </w:sdtContent>
          </w:sdt>
          <m:oMath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349575780"/>
                    <w:tag w:val="goog_rdk_323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d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1780703043"/>
                <w:tag w:val="goog_rdk_324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</m:t>
                  </m:r>
                </w:del>
              </w:sdtContent>
            </w:sdt>
            <m:f>
              <m:f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fPr>
              <m:num>
                <w:sdt>
                  <w:sdtPr>
                    <w:id w:val="-664218569"/>
                    <w:tag w:val="goog_rdk_325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d</m:t>
                      </m:r>
                    </w:del>
                  </w:sdtContent>
                </w:sdt>
              </m:num>
              <m:den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2</m:t>
                </m:r>
              </m:den>
            </m:f>
            <w:sdt>
              <w:sdtPr>
                <w:id w:val="284382016"/>
                <w:tag w:val="goog_rdk_326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)</m:t>
                  </m:r>
                </w:del>
              </w:sdtContent>
            </w:sdt>
          </m:oMath>
          <w:sdt>
            <w:sdtPr>
              <w:id w:val="-1130715091"/>
              <w:tag w:val="goog_rdk_322"/>
            </w:sdtPr>
            <w:sdtContent>
              <w:del w:author="Nguyễn Anh Kiệt" w:id="2" w:date="2025-04-23T17:56:21Z"/>
              <w:sdt>
                <w:sdtPr>
                  <w:id w:val="-1937543008"/>
                  <w:tag w:val="goog_rdk_32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có thể điều chỉnh tốc độ truyền </w:delText>
                    </w:r>
                  </w:del>
                </w:sdtContent>
              </w:sdt>
              <w:del w:author="Nguyễn Anh Kiệt" w:id="2" w:date="2025-04-23T17:56:21Z"/>
            </w:sdtContent>
          </w:sdt>
          <m:oMath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-1643205686"/>
                    <w:tag w:val="goog_rdk_329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945917456"/>
                <w:tag w:val="goog_rdk_330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 </m:t>
                  </m:r>
                </w:del>
              </w:sdtContent>
            </w:sdt>
          </m:oMath>
          <w:sdt>
            <w:sdtPr>
              <w:id w:val="857359521"/>
              <w:tag w:val="goog_rdk_328"/>
            </w:sdtPr>
            <w:sdtContent>
              <w:del w:author="Nguyễn Anh Kiệt" w:id="2" w:date="2025-04-23T17:56:21Z"/>
              <w:sdt>
                <w:sdtPr>
                  <w:id w:val="-2035330753"/>
                  <w:tag w:val="goog_rdk_33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như thế nào ?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319410329"/>
                    <w:tag w:val="goog_rdk_332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(Bỏ qua</w:delText>
                    </w:r>
                  </w:sdtContent>
                </w:sdt>
                <w:sdt>
                  <w:sdtPr>
                    <w:id w:val="74619518"/>
                    <w:tag w:val="goog_rdk_333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độ trễ xử lí và độ trễ xếp hàng )</w:delText>
                    </w:r>
                  </w:sdtContent>
                </w:sdt>
              </w:del>
            </w:sdtContent>
          </w:sdt>
        </w:p>
      </w:sdtContent>
    </w:sdt>
    <w:sdt>
      <w:sdtPr>
        <w:id w:val="-1584603622"/>
        <w:tag w:val="goog_rdk_344"/>
      </w:sdtPr>
      <w:sdtContent>
        <w:p w:rsidR="00000000" w:rsidDel="00000000" w:rsidP="00000000" w:rsidRDefault="00000000" w:rsidRPr="00000000" w14:paraId="00000058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jc w:val="left"/>
              </w:pPr>
            </w:pPrChange>
          </w:pPr>
          <w:sdt>
            <w:sdtPr>
              <w:id w:val="1490867226"/>
              <w:tag w:val="goog_rdk_335"/>
            </w:sdtPr>
            <w:sdtContent>
              <w:del w:author="Nguyễn Anh Kiệt" w:id="2" w:date="2025-04-23T17:56:21Z"/>
            </w:sdtContent>
          </w:sdt>
          <m:oMath>
            <w:sdt>
              <w:sdtPr>
                <w:id w:val="138578960"/>
                <w:tag w:val="goog_rdk_337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A.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-1262593146"/>
                    <w:tag w:val="goog_rdk_338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737169601"/>
                <w:tag w:val="goog_rdk_339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=3R. </m:t>
                  </m:r>
                </w:del>
              </w:sdtContent>
            </w:sdt>
            <w:sdt>
              <w:sdtPr>
                <w:id w:val="-109669429"/>
                <w:tag w:val="goog_rdk_340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                           B.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2089010440"/>
                    <w:tag w:val="goog_rdk_341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1809942534"/>
                <w:tag w:val="goog_rdk_342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=2R</m:t>
                  </m:r>
                </w:del>
              </w:sdtContent>
            </w:sdt>
          </m:oMath>
          <w:sdt>
            <w:sdtPr>
              <w:id w:val="-1233248148"/>
              <w:tag w:val="goog_rdk_336"/>
            </w:sdtPr>
            <w:sdtContent>
              <w:del w:author="Nguyễn Anh Kiệt" w:id="2" w:date="2025-04-23T17:56:21Z"/>
              <w:sdt>
                <w:sdtPr>
                  <w:id w:val="-1976105292"/>
                  <w:tag w:val="goog_rdk_34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347910689"/>
        <w:tag w:val="goog_rdk_353"/>
      </w:sdtPr>
      <w:sdtContent>
        <w:p w:rsidR="00000000" w:rsidDel="00000000" w:rsidP="00000000" w:rsidRDefault="00000000" w:rsidRPr="00000000" w14:paraId="00000059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jc w:val="left"/>
              </w:pPr>
            </w:pPrChange>
          </w:pPr>
          <w:sdt>
            <w:sdtPr>
              <w:id w:val="549171351"/>
              <w:tag w:val="goog_rdk_345"/>
            </w:sdtPr>
            <w:sdtContent>
              <w:del w:author="Nguyễn Anh Kiệt" w:id="2" w:date="2025-04-23T17:56:21Z"/>
            </w:sdtContent>
          </w:sdt>
          <m:oMath>
            <w:sdt>
              <w:sdtPr>
                <w:id w:val="649389028"/>
                <w:tag w:val="goog_rdk_347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C.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817736458"/>
                    <w:tag w:val="goog_rdk_348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739886301"/>
                <w:tag w:val="goog_rdk_349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=R                                D.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1488743443"/>
                    <w:tag w:val="goog_rdk_350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204941528"/>
                <w:tag w:val="goog_rdk_351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=4R</m:t>
                  </m:r>
                </w:del>
              </w:sdtContent>
            </w:sdt>
          </m:oMath>
          <w:sdt>
            <w:sdtPr>
              <w:id w:val="555287624"/>
              <w:tag w:val="goog_rdk_346"/>
            </w:sdtPr>
            <w:sdtContent>
              <w:del w:author="Nguyễn Anh Kiệt" w:id="2" w:date="2025-04-23T17:56:21Z"/>
              <w:sdt>
                <w:sdtPr>
                  <w:id w:val="-2057638076"/>
                  <w:tag w:val="goog_rdk_35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71868444"/>
        <w:tag w:val="goog_rdk_356"/>
      </w:sdtPr>
      <w:sdtContent>
        <w:p w:rsidR="00000000" w:rsidDel="00000000" w:rsidP="00000000" w:rsidRDefault="00000000" w:rsidRPr="00000000" w14:paraId="0000005A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958489389"/>
              <w:tag w:val="goog_rdk_354"/>
            </w:sdtPr>
            <w:sdtContent>
              <w:del w:author="Nguyễn Anh Kiệt" w:id="2" w:date="2025-04-23T17:56:21Z"/>
              <w:sdt>
                <w:sdtPr>
                  <w:id w:val="1148774648"/>
                  <w:tag w:val="goog_rdk_35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317205196"/>
        <w:tag w:val="goog_rdk_359"/>
      </w:sdtPr>
      <w:sdtContent>
        <w:p w:rsidR="00000000" w:rsidDel="00000000" w:rsidP="00000000" w:rsidRDefault="00000000" w:rsidRPr="00000000" w14:paraId="0000005B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-1699889437"/>
              <w:tag w:val="goog_rdk_357"/>
            </w:sdtPr>
            <w:sdtContent>
              <w:del w:author="Nguyễn Anh Kiệt" w:id="2" w:date="2025-04-23T17:56:21Z"/>
              <w:sdt>
                <w:sdtPr>
                  <w:id w:val="851225156"/>
                  <w:tag w:val="goog_rdk_35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239901945"/>
        <w:tag w:val="goog_rdk_362"/>
      </w:sdtPr>
      <w:sdtContent>
        <w:p w:rsidR="00000000" w:rsidDel="00000000" w:rsidP="00000000" w:rsidRDefault="00000000" w:rsidRPr="00000000" w14:paraId="0000005C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280719198"/>
              <w:tag w:val="goog_rdk_360"/>
            </w:sdtPr>
            <w:sdtContent>
              <w:del w:author="Nguyễn Anh Kiệt" w:id="2" w:date="2025-04-23T17:56:21Z"/>
              <w:sdt>
                <w:sdtPr>
                  <w:id w:val="1845380725"/>
                  <w:tag w:val="goog_rdk_36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050174699"/>
        <w:tag w:val="goog_rdk_365"/>
      </w:sdtPr>
      <w:sdtContent>
        <w:p w:rsidR="00000000" w:rsidDel="00000000" w:rsidP="00000000" w:rsidRDefault="00000000" w:rsidRPr="00000000" w14:paraId="0000005D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1592466825"/>
              <w:tag w:val="goog_rdk_363"/>
            </w:sdtPr>
            <w:sdtContent>
              <w:del w:author="Nguyễn Anh Kiệt" w:id="2" w:date="2025-04-23T17:56:21Z"/>
              <w:sdt>
                <w:sdtPr>
                  <w:id w:val="940951855"/>
                  <w:tag w:val="goog_rdk_36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2: Một gói tin có độ dài 12000 bit và được truyền qua đường truyền có tốc độ R = 20 Mbps. Nếu tốc độ lan truyền là 2.5x10^8 m/s và khoảng cách giữa hai đầu nối là D = 350 km, khi nào gói tin đến đích nếu tốc độ truyền tăng lên gấp đôi?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858765319"/>
        <w:tag w:val="goog_rdk_374"/>
      </w:sdtPr>
      <w:sdtContent>
        <w:p w:rsidR="00000000" w:rsidDel="00000000" w:rsidP="00000000" w:rsidRDefault="00000000" w:rsidRPr="00000000" w14:paraId="0000005E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jc w:val="left"/>
              </w:pPr>
            </w:pPrChange>
          </w:pPr>
          <w:sdt>
            <w:sdtPr>
              <w:id w:val="-75908036"/>
              <w:tag w:val="goog_rdk_366"/>
            </w:sdtPr>
            <w:sdtContent>
              <w:del w:author="Nguyễn Anh Kiệt" w:id="2" w:date="2025-04-23T17:56:21Z"/>
            </w:sdtContent>
          </w:sdt>
          <m:oMath>
            <w:sdt>
              <w:sdtPr>
                <w:id w:val="-1401911030"/>
                <w:tag w:val="goog_rdk_368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A.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-187172684"/>
                    <w:tag w:val="goog_rdk_369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1733286776"/>
                <w:tag w:val="goog_rdk_370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=3R.                            B.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-1238299754"/>
                    <w:tag w:val="goog_rdk_371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1471723977"/>
                <w:tag w:val="goog_rdk_372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=2R</m:t>
                  </m:r>
                </w:del>
              </w:sdtContent>
            </w:sdt>
          </m:oMath>
          <w:sdt>
            <w:sdtPr>
              <w:id w:val="526189389"/>
              <w:tag w:val="goog_rdk_367"/>
            </w:sdtPr>
            <w:sdtContent>
              <w:del w:author="Nguyễn Anh Kiệt" w:id="2" w:date="2025-04-23T17:56:21Z"/>
              <w:sdt>
                <w:sdtPr>
                  <w:id w:val="-1026940508"/>
                  <w:tag w:val="goog_rdk_37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64845957"/>
        <w:tag w:val="goog_rdk_383"/>
      </w:sdtPr>
      <w:sdtContent>
        <w:p w:rsidR="00000000" w:rsidDel="00000000" w:rsidP="00000000" w:rsidRDefault="00000000" w:rsidRPr="00000000" w14:paraId="0000005F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jc w:val="left"/>
              </w:pPr>
            </w:pPrChange>
          </w:pPr>
          <w:sdt>
            <w:sdtPr>
              <w:id w:val="1990351871"/>
              <w:tag w:val="goog_rdk_375"/>
            </w:sdtPr>
            <w:sdtContent>
              <w:del w:author="Nguyễn Anh Kiệt" w:id="2" w:date="2025-04-23T17:56:21Z"/>
            </w:sdtContent>
          </w:sdt>
          <m:oMath>
            <w:sdt>
              <w:sdtPr>
                <w:id w:val="-75364995"/>
                <w:tag w:val="goog_rdk_377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C.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1186726783"/>
                    <w:tag w:val="goog_rdk_378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583052436"/>
                <w:tag w:val="goog_rdk_379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=R                                D.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1487236514"/>
                    <w:tag w:val="goog_rdk_380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171848385"/>
                <w:tag w:val="goog_rdk_381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=4R</m:t>
                  </m:r>
                </w:del>
              </w:sdtContent>
            </w:sdt>
          </m:oMath>
          <w:sdt>
            <w:sdtPr>
              <w:id w:val="-964035429"/>
              <w:tag w:val="goog_rdk_376"/>
            </w:sdtPr>
            <w:sdtContent>
              <w:del w:author="Nguyễn Anh Kiệt" w:id="2" w:date="2025-04-23T17:56:21Z"/>
              <w:sdt>
                <w:sdtPr>
                  <w:id w:val="-1509853027"/>
                  <w:tag w:val="goog_rdk_38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825701086"/>
        <w:tag w:val="goog_rdk_386"/>
      </w:sdtPr>
      <w:sdtContent>
        <w:p w:rsidR="00000000" w:rsidDel="00000000" w:rsidP="00000000" w:rsidRDefault="00000000" w:rsidRPr="00000000" w14:paraId="00000060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1479045820"/>
              <w:tag w:val="goog_rdk_384"/>
            </w:sdtPr>
            <w:sdtContent>
              <w:del w:author="Nguyễn Anh Kiệt" w:id="2" w:date="2025-04-23T17:56:21Z"/>
              <w:sdt>
                <w:sdtPr>
                  <w:id w:val="10942248"/>
                  <w:tag w:val="goog_rdk_38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387285879"/>
        <w:tag w:val="goog_rdk_389"/>
      </w:sdtPr>
      <w:sdtContent>
        <w:p w:rsidR="00000000" w:rsidDel="00000000" w:rsidP="00000000" w:rsidRDefault="00000000" w:rsidRPr="00000000" w14:paraId="00000061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-314999431"/>
              <w:tag w:val="goog_rdk_387"/>
            </w:sdtPr>
            <w:sdtContent>
              <w:del w:author="Nguyễn Anh Kiệt" w:id="2" w:date="2025-04-23T17:56:21Z"/>
              <w:sdt>
                <w:sdtPr>
                  <w:id w:val="-290821625"/>
                  <w:tag w:val="goog_rdk_38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3: Một gói tin với độ dài L = 60000 bit được truyền qua đường truyền có tốc độ R = 10 Mbps và tốc độ lan truyền S = 2.5x10^8 m/s. Nếu khoảng cách giữa hai bộ định tuyến đơn vị giảm một nửa, hãy tìm tốc độ truyền R{new} cần thiết để giữ nguyên độ trễ đầu cuối.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612079202"/>
        <w:tag w:val="goog_rdk_398"/>
      </w:sdtPr>
      <w:sdtContent>
        <w:p w:rsidR="00000000" w:rsidDel="00000000" w:rsidP="00000000" w:rsidRDefault="00000000" w:rsidRPr="00000000" w14:paraId="00000062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jc w:val="left"/>
              </w:pPr>
            </w:pPrChange>
          </w:pPr>
          <w:sdt>
            <w:sdtPr>
              <w:id w:val="-2088659289"/>
              <w:tag w:val="goog_rdk_390"/>
            </w:sdtPr>
            <w:sdtContent>
              <w:del w:author="Nguyễn Anh Kiệt" w:id="2" w:date="2025-04-23T17:56:21Z"/>
            </w:sdtContent>
          </w:sdt>
          <m:oMath>
            <w:sdt>
              <w:sdtPr>
                <w:id w:val="-1776707118"/>
                <w:tag w:val="goog_rdk_392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A.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-552963323"/>
                    <w:tag w:val="goog_rdk_393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1479388302"/>
                <w:tag w:val="goog_rdk_394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=3R.                            B.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1739786020"/>
                    <w:tag w:val="goog_rdk_395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874442356"/>
                <w:tag w:val="goog_rdk_396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=2R</m:t>
                  </m:r>
                </w:del>
              </w:sdtContent>
            </w:sdt>
          </m:oMath>
          <w:sdt>
            <w:sdtPr>
              <w:id w:val="753287352"/>
              <w:tag w:val="goog_rdk_391"/>
            </w:sdtPr>
            <w:sdtContent>
              <w:del w:author="Nguyễn Anh Kiệt" w:id="2" w:date="2025-04-23T17:56:21Z"/>
              <w:sdt>
                <w:sdtPr>
                  <w:id w:val="-638407242"/>
                  <w:tag w:val="goog_rdk_39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261802927"/>
        <w:tag w:val="goog_rdk_407"/>
      </w:sdtPr>
      <w:sdtContent>
        <w:p w:rsidR="00000000" w:rsidDel="00000000" w:rsidP="00000000" w:rsidRDefault="00000000" w:rsidRPr="00000000" w14:paraId="00000063">
          <w:pPr>
            <w:rPr>
              <w:del w:author="Nguyễn Anh Kiệt" w:id="2" w:date="2025-04-23T17:56:21Z"/>
              <w:u w:val="single"/>
              <w:rPrChange w:author="Nam Nguyen" w:id="17" w:date="2025-10-31T10:54:59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jc w:val="left"/>
              </w:pPr>
            </w:pPrChange>
          </w:pPr>
          <w:sdt>
            <w:sdtPr>
              <w:id w:val="-2145046635"/>
              <w:tag w:val="goog_rdk_399"/>
            </w:sdtPr>
            <w:sdtContent>
              <w:del w:author="Nguyễn Anh Kiệt" w:id="2" w:date="2025-04-23T17:56:21Z"/>
            </w:sdtContent>
          </w:sdt>
          <m:oMath>
            <w:sdt>
              <w:sdtPr>
                <w:id w:val="-123542300"/>
                <w:tag w:val="goog_rdk_401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C.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789261468"/>
                    <w:tag w:val="goog_rdk_402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310915205"/>
                <w:tag w:val="goog_rdk_403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=R                                D.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1631000381"/>
                    <w:tag w:val="goog_rdk_404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724843550"/>
                <w:tag w:val="goog_rdk_405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=4R</m:t>
                  </m:r>
                </w:del>
              </w:sdtContent>
            </w:sdt>
          </m:oMath>
          <w:sdt>
            <w:sdtPr>
              <w:id w:val="-26414574"/>
              <w:tag w:val="goog_rdk_400"/>
            </w:sdtPr>
            <w:sdtContent>
              <w:del w:author="Nguyễn Anh Kiệt" w:id="2" w:date="2025-04-23T17:56:21Z"/>
              <w:sdt>
                <w:sdtPr>
                  <w:id w:val="-2105740449"/>
                  <w:tag w:val="goog_rdk_40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139925960"/>
        <w:tag w:val="goog_rdk_410"/>
      </w:sdtPr>
      <w:sdtContent>
        <w:p w:rsidR="00000000" w:rsidDel="00000000" w:rsidP="00000000" w:rsidRDefault="00000000" w:rsidRPr="00000000" w14:paraId="00000064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61577725"/>
              <w:tag w:val="goog_rdk_408"/>
            </w:sdtPr>
            <w:sdtContent>
              <w:del w:author="Nguyễn Anh Kiệt" w:id="2" w:date="2025-04-23T17:56:21Z"/>
              <w:sdt>
                <w:sdtPr>
                  <w:id w:val="-1402073277"/>
                  <w:tag w:val="goog_rdk_40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43348125"/>
        <w:tag w:val="goog_rdk_421"/>
      </w:sdtPr>
      <w:sdtContent>
        <w:p w:rsidR="00000000" w:rsidDel="00000000" w:rsidP="00000000" w:rsidRDefault="00000000" w:rsidRPr="00000000" w14:paraId="00000065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jc w:val="left"/>
              </w:pPr>
            </w:pPrChange>
          </w:pPr>
          <w:sdt>
            <w:sdtPr>
              <w:id w:val="-1262241935"/>
              <w:tag w:val="goog_rdk_411"/>
            </w:sdtPr>
            <w:sdtContent>
              <w:del w:author="Nguyễn Anh Kiệt" w:id="2" w:date="2025-04-23T17:56:21Z"/>
              <w:sdt>
                <w:sdtPr>
                  <w:id w:val="131134562"/>
                  <w:tag w:val="goog_rdk_41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4: Một gói tin có độ dài L = 50000 bit và tốc độ truyền R = 15 Mbps. Khoảng cách giữa hai bộ định tuyến là D = 500 km và tốc độ lan truyền là S = 3*10^8 m/s. Để giảm độ trễ đầu cuối đi một nửa, tốc độ truyền mới R{new} phải thế nào?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539508159"/>
                    <w:tag w:val="goog_rdk_413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i w:val="1"/>
                            <w:iCs w:val="1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br w:type="textWrapping"/>
                    </w:r>
                  </w:sdtContent>
                </w:sdt>
              </w:del>
            </w:sdtContent>
          </w:sdt>
          <m:oMath>
            <w:sdt>
              <w:sdtPr>
                <w:id w:val="-124386109"/>
                <w:tag w:val="goog_rdk_415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A.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-1340948415"/>
                    <w:tag w:val="goog_rdk_416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564459933"/>
                <w:tag w:val="goog_rdk_417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=3R.                            B.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1858635727"/>
                    <w:tag w:val="goog_rdk_418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523986984"/>
                <w:tag w:val="goog_rdk_419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=2R</m:t>
                  </m:r>
                </w:del>
              </w:sdtContent>
            </w:sdt>
          </m:oMath>
          <w:sdt>
            <w:sdtPr>
              <w:id w:val="2056888159"/>
              <w:tag w:val="goog_rdk_414"/>
            </w:sdtPr>
            <w:sdtContent>
              <w:del w:author="Nguyễn Anh Kiệt" w:id="2" w:date="2025-04-23T17:56:21Z"/>
              <w:sdt>
                <w:sdtPr>
                  <w:id w:val="947543837"/>
                  <w:tag w:val="goog_rdk_42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184041269"/>
        <w:tag w:val="goog_rdk_430"/>
      </w:sdtPr>
      <w:sdtContent>
        <w:p w:rsidR="00000000" w:rsidDel="00000000" w:rsidP="00000000" w:rsidRDefault="00000000" w:rsidRPr="00000000" w14:paraId="00000066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jc w:val="left"/>
              </w:pPr>
            </w:pPrChange>
          </w:pPr>
          <w:sdt>
            <w:sdtPr>
              <w:id w:val="-799651468"/>
              <w:tag w:val="goog_rdk_422"/>
            </w:sdtPr>
            <w:sdtContent>
              <w:del w:author="Nguyễn Anh Kiệt" w:id="2" w:date="2025-04-23T17:56:21Z"/>
            </w:sdtContent>
          </w:sdt>
          <m:oMath>
            <w:sdt>
              <w:sdtPr>
                <w:id w:val="-1623035607"/>
                <w:tag w:val="goog_rdk_424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C.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-1624697174"/>
                    <w:tag w:val="goog_rdk_425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1432351715"/>
                <w:tag w:val="goog_rdk_426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=R                                D.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-1938210164"/>
                    <w:tag w:val="goog_rdk_427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395853538"/>
                <w:tag w:val="goog_rdk_428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=4R</m:t>
                  </m:r>
                </w:del>
              </w:sdtContent>
            </w:sdt>
          </m:oMath>
          <w:sdt>
            <w:sdtPr>
              <w:id w:val="-497452193"/>
              <w:tag w:val="goog_rdk_423"/>
            </w:sdtPr>
            <w:sdtContent>
              <w:del w:author="Nguyễn Anh Kiệt" w:id="2" w:date="2025-04-23T17:56:21Z"/>
              <w:sdt>
                <w:sdtPr>
                  <w:id w:val="-26078214"/>
                  <w:tag w:val="goog_rdk_42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37880741"/>
        <w:tag w:val="goog_rdk_433"/>
      </w:sdtPr>
      <w:sdtContent>
        <w:p w:rsidR="00000000" w:rsidDel="00000000" w:rsidP="00000000" w:rsidRDefault="00000000" w:rsidRPr="00000000" w14:paraId="00000067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1023355518"/>
              <w:tag w:val="goog_rdk_431"/>
            </w:sdtPr>
            <w:sdtContent>
              <w:del w:author="Nguyễn Anh Kiệt" w:id="2" w:date="2025-04-23T17:56:21Z"/>
              <w:sdt>
                <w:sdtPr>
                  <w:id w:val="1336971741"/>
                  <w:tag w:val="goog_rdk_43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5: Một gói tin có độ dài L = 40000 bit được gửi qua đường truyền có tốc độ R = 20 Mbps. Khoảng cách giữa hai bộ định tuyến là D = 200 km và tốc độ lan truyền là S = 3*10^8 m/s. Nếu muốn giảm độ trễ đầu cuối đi một nửa, chúng ta cần điều chỉnh tốc độ truyền R{new} như thế nào?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345854507"/>
        <w:tag w:val="goog_rdk_442"/>
      </w:sdtPr>
      <w:sdtContent>
        <w:p w:rsidR="00000000" w:rsidDel="00000000" w:rsidP="00000000" w:rsidRDefault="00000000" w:rsidRPr="00000000" w14:paraId="00000068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jc w:val="left"/>
              </w:pPr>
            </w:pPrChange>
          </w:pPr>
          <w:sdt>
            <w:sdtPr>
              <w:id w:val="-333167832"/>
              <w:tag w:val="goog_rdk_434"/>
            </w:sdtPr>
            <w:sdtContent>
              <w:del w:author="Nguyễn Anh Kiệt" w:id="2" w:date="2025-04-23T17:56:21Z"/>
            </w:sdtContent>
          </w:sdt>
          <m:oMath>
            <w:sdt>
              <w:sdtPr>
                <w:id w:val="1057445948"/>
                <w:tag w:val="goog_rdk_436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A.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1507308992"/>
                    <w:tag w:val="goog_rdk_437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1096727331"/>
                <w:tag w:val="goog_rdk_438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=3R.                            B.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-893043781"/>
                    <w:tag w:val="goog_rdk_439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875047440"/>
                <w:tag w:val="goog_rdk_440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=2R</m:t>
                  </m:r>
                </w:del>
              </w:sdtContent>
            </w:sdt>
          </m:oMath>
          <w:sdt>
            <w:sdtPr>
              <w:id w:val="1559435026"/>
              <w:tag w:val="goog_rdk_435"/>
            </w:sdtPr>
            <w:sdtContent>
              <w:del w:author="Nguyễn Anh Kiệt" w:id="2" w:date="2025-04-23T17:56:21Z"/>
              <w:sdt>
                <w:sdtPr>
                  <w:id w:val="-1559962"/>
                  <w:tag w:val="goog_rdk_44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9413377"/>
        <w:tag w:val="goog_rdk_451"/>
      </w:sdtPr>
      <w:sdtContent>
        <w:p w:rsidR="00000000" w:rsidDel="00000000" w:rsidP="00000000" w:rsidRDefault="00000000" w:rsidRPr="00000000" w14:paraId="00000069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jc w:val="left"/>
              </w:pPr>
            </w:pPrChange>
          </w:pPr>
          <w:sdt>
            <w:sdtPr>
              <w:id w:val="-1107999088"/>
              <w:tag w:val="goog_rdk_443"/>
            </w:sdtPr>
            <w:sdtContent>
              <w:del w:author="Nguyễn Anh Kiệt" w:id="2" w:date="2025-04-23T17:56:21Z"/>
            </w:sdtContent>
          </w:sdt>
          <m:oMath>
            <w:sdt>
              <w:sdtPr>
                <w:id w:val="-392458525"/>
                <w:tag w:val="goog_rdk_445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C.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1483007098"/>
                    <w:tag w:val="goog_rdk_446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1078953353"/>
                <w:tag w:val="goog_rdk_447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=R                                D.</m:t>
                  </m:r>
                </w:del>
              </w:sdtContent>
            </w:sdt>
            <m:sSub>
              <m:sSubPr>
                <m:ctrlP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</m:ctrlPr>
              </m:sSubPr>
              <m:e>
                <w:sdt>
                  <w:sdtPr>
                    <w:id w:val="1795870109"/>
                    <w:tag w:val="goog_rdk_448"/>
                  </w:sdtPr>
                  <w:sdtContent>
                    <w:del w:author="Nguyễn Anh Kiệt" w:id="2" w:date="2025-04-23T17:56:21Z">
                      <m:r>
                        <w:rPr>
                          <w:rFonts w:ascii="Cambria Math" w:cs="Cambria Math" w:eastAsia="Cambria Math" w:hAnsi="Cambria Math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m:t xml:space="preserve">R</m:t>
                      </m:r>
                    </w:del>
                  </w:sdtContent>
                </w:sdt>
              </m:e>
              <m:sub>
                <m:r>
                  <w:rPr>
                    <w:rFonts w:ascii="Cambria Math" w:cs="Cambria Math" w:eastAsia="Cambria Math" w:hAnsi="Cambria Math"/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m:t xml:space="preserve">new</m:t>
                </m:r>
              </m:sub>
            </m:sSub>
            <w:sdt>
              <w:sdtPr>
                <w:id w:val="-1771158939"/>
                <w:tag w:val="goog_rdk_449"/>
              </w:sdtPr>
              <w:sdtContent>
                <w:del w:author="Nguyễn Anh Kiệt" w:id="2" w:date="2025-04-23T17:56:21Z">
                  <m:r>
                    <w:rPr>
                      <w:rFonts w:ascii="Cambria Math" w:cs="Cambria Math" w:eastAsia="Cambria Math" w:hAnsi="Cambria Math"/>
                      <w:rPrChange w:author="Huy Pham Nguyen Gia (huypng06)" w:id="3" w:date="2025-10-30T13:30:42Z">
                        <w:rPr>
                          <w:rFonts w:ascii="Cambria Math" w:cs="Cambria Math" w:eastAsia="Cambria Math" w:hAnsi="Cambria Math"/>
                          <w:color w:val="000000"/>
                          <w:sz w:val="28"/>
                          <w:szCs w:val="28"/>
                        </w:rPr>
                      </w:rPrChange>
                    </w:rPr>
                    <m:t xml:space="preserve">=4R</m:t>
                  </m:r>
                </w:del>
              </w:sdtContent>
            </w:sdt>
          </m:oMath>
          <w:sdt>
            <w:sdtPr>
              <w:id w:val="118314314"/>
              <w:tag w:val="goog_rdk_444"/>
            </w:sdtPr>
            <w:sdtContent>
              <w:del w:author="Nguyễn Anh Kiệt" w:id="2" w:date="2025-04-23T17:56:21Z"/>
              <w:sdt>
                <w:sdtPr>
                  <w:id w:val="-1952056445"/>
                  <w:tag w:val="goog_rdk_45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50715676"/>
        <w:tag w:val="goog_rdk_454"/>
      </w:sdtPr>
      <w:sdtContent>
        <w:p w:rsidR="00000000" w:rsidDel="00000000" w:rsidP="00000000" w:rsidRDefault="00000000" w:rsidRPr="00000000" w14:paraId="0000006A">
          <w:pPr>
            <w:tabs>
              <w:tab w:val="left" w:leader="none" w:pos="99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992"/>
                </w:tabs>
                <w:spacing w:before="120" w:line="276" w:lineRule="auto"/>
                <w:jc w:val="both"/>
              </w:pPr>
            </w:pPrChange>
          </w:pPr>
          <w:sdt>
            <w:sdtPr>
              <w:id w:val="-2053942539"/>
              <w:tag w:val="goog_rdk_452"/>
            </w:sdtPr>
            <w:sdtContent>
              <w:del w:author="Nguyễn Anh Kiệt" w:id="2" w:date="2025-04-23T17:56:21Z"/>
              <w:sdt>
                <w:sdtPr>
                  <w:id w:val="-1138279322"/>
                  <w:tag w:val="goog_rdk_45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6: TCP và UDP hoạt động ở tầng nào các chồng giao thức?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419047661"/>
        <w:tag w:val="goog_rdk_458"/>
      </w:sdtPr>
      <w:sdtContent>
        <w:p w:rsidR="00000000" w:rsidDel="00000000" w:rsidP="00000000" w:rsidRDefault="00000000" w:rsidRPr="00000000" w14:paraId="0000006B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288934270"/>
              <w:tag w:val="goog_rdk_455"/>
            </w:sdtPr>
            <w:sdtContent>
              <w:del w:author="Nguyễn Anh Kiệt" w:id="2" w:date="2025-04-23T17:56:21Z"/>
              <w:sdt>
                <w:sdtPr>
                  <w:id w:val="-1392455473"/>
                  <w:tag w:val="goog_rdk_45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Tầng Vận Chuyển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29116988"/>
                    <w:tag w:val="goog_rdk_457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tab/>
                      <w:delText xml:space="preserve">B.Tầng Mạng</w:delText>
                      <w:tab/>
                    </w:r>
                  </w:sdtContent>
                </w:sdt>
              </w:del>
            </w:sdtContent>
          </w:sdt>
        </w:p>
      </w:sdtContent>
    </w:sdt>
    <w:sdt>
      <w:sdtPr>
        <w:id w:val="-723626918"/>
        <w:tag w:val="goog_rdk_461"/>
      </w:sdtPr>
      <w:sdtContent>
        <w:p w:rsidR="00000000" w:rsidDel="00000000" w:rsidP="00000000" w:rsidRDefault="00000000" w:rsidRPr="00000000" w14:paraId="0000006C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2020877076"/>
              <w:tag w:val="goog_rdk_459"/>
            </w:sdtPr>
            <w:sdtContent>
              <w:del w:author="Nguyễn Anh Kiệt" w:id="2" w:date="2025-04-23T17:56:21Z"/>
              <w:sdt>
                <w:sdtPr>
                  <w:id w:val="-60570799"/>
                  <w:tag w:val="goog_rdk_46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Tầng Ứng dụng</w:delText>
                      <w:tab/>
                      <w:delText xml:space="preserve">D.  Tầng Liên Kết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413757392"/>
        <w:tag w:val="goog_rdk_464"/>
      </w:sdtPr>
      <w:sdtContent>
        <w:p w:rsidR="00000000" w:rsidDel="00000000" w:rsidP="00000000" w:rsidRDefault="00000000" w:rsidRPr="00000000" w14:paraId="0000006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569350286"/>
              <w:tag w:val="goog_rdk_462"/>
            </w:sdtPr>
            <w:sdtContent>
              <w:del w:author="Nguyễn Anh Kiệt" w:id="2" w:date="2025-04-23T17:56:21Z"/>
              <w:sdt>
                <w:sdtPr>
                  <w:id w:val="-1594365248"/>
                  <w:tag w:val="goog_rdk_46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54354503"/>
        <w:tag w:val="goog_rdk_467"/>
      </w:sdtPr>
      <w:sdtContent>
        <w:p w:rsidR="00000000" w:rsidDel="00000000" w:rsidP="00000000" w:rsidRDefault="00000000" w:rsidRPr="00000000" w14:paraId="0000006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947339015"/>
              <w:tag w:val="goog_rdk_465"/>
            </w:sdtPr>
            <w:sdtContent>
              <w:del w:author="Nguyễn Anh Kiệt" w:id="2" w:date="2025-04-23T17:56:21Z"/>
              <w:sdt>
                <w:sdtPr>
                  <w:id w:val="-1079038353"/>
                  <w:tag w:val="goog_rdk_46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Dạng câu hỏi về mô hình OSI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610599753"/>
        <w:tag w:val="goog_rdk_470"/>
      </w:sdtPr>
      <w:sdtContent>
        <w:p w:rsidR="00000000" w:rsidDel="00000000" w:rsidP="00000000" w:rsidRDefault="00000000" w:rsidRPr="00000000" w14:paraId="0000006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7464048"/>
              <w:tag w:val="goog_rdk_468"/>
            </w:sdtPr>
            <w:sdtContent>
              <w:del w:author="Nguyễn Anh Kiệt" w:id="2" w:date="2025-04-23T17:56:21Z"/>
              <w:sdt>
                <w:sdtPr>
                  <w:id w:val="661134400"/>
                  <w:tag w:val="goog_rdk_46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4: Lớp nào của OSI Model có nhiệm vụ đảm bảo giao tiếp từ phía cuối đến cuối (end-to-end communication)?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9548433"/>
        <w:tag w:val="goog_rdk_473"/>
      </w:sdtPr>
      <w:sdtContent>
        <w:p w:rsidR="00000000" w:rsidDel="00000000" w:rsidP="00000000" w:rsidRDefault="00000000" w:rsidRPr="00000000" w14:paraId="0000007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643125364"/>
              <w:tag w:val="goog_rdk_471"/>
            </w:sdtPr>
            <w:sdtContent>
              <w:del w:author="Nguyễn Anh Kiệt" w:id="2" w:date="2025-04-23T17:56:21Z"/>
              <w:sdt>
                <w:sdtPr>
                  <w:id w:val="1024401146"/>
                  <w:tag w:val="goog_rdk_47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Presentation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191207329"/>
        <w:tag w:val="goog_rdk_476"/>
      </w:sdtPr>
      <w:sdtContent>
        <w:p w:rsidR="00000000" w:rsidDel="00000000" w:rsidP="00000000" w:rsidRDefault="00000000" w:rsidRPr="00000000" w14:paraId="0000007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420495053"/>
              <w:tag w:val="goog_rdk_474"/>
            </w:sdtPr>
            <w:sdtContent>
              <w:del w:author="Nguyễn Anh Kiệt" w:id="2" w:date="2025-04-23T17:56:21Z"/>
              <w:sdt>
                <w:sdtPr>
                  <w:id w:val="-1181905854"/>
                  <w:tag w:val="goog_rdk_47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B. Transport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132755830"/>
        <w:tag w:val="goog_rdk_479"/>
      </w:sdtPr>
      <w:sdtContent>
        <w:p w:rsidR="00000000" w:rsidDel="00000000" w:rsidP="00000000" w:rsidRDefault="00000000" w:rsidRPr="00000000" w14:paraId="0000007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805290816"/>
              <w:tag w:val="goog_rdk_477"/>
            </w:sdtPr>
            <w:sdtContent>
              <w:del w:author="Nguyễn Anh Kiệt" w:id="2" w:date="2025-04-23T17:56:21Z"/>
              <w:sdt>
                <w:sdtPr>
                  <w:id w:val="941360263"/>
                  <w:tag w:val="goog_rdk_47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Data Link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007671765"/>
        <w:tag w:val="goog_rdk_482"/>
      </w:sdtPr>
      <w:sdtContent>
        <w:p w:rsidR="00000000" w:rsidDel="00000000" w:rsidP="00000000" w:rsidRDefault="00000000" w:rsidRPr="00000000" w14:paraId="0000007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694150266"/>
              <w:tag w:val="goog_rdk_480"/>
            </w:sdtPr>
            <w:sdtContent>
              <w:del w:author="Nguyễn Anh Kiệt" w:id="2" w:date="2025-04-23T17:56:21Z"/>
              <w:sdt>
                <w:sdtPr>
                  <w:id w:val="-535682943"/>
                  <w:tag w:val="goog_rdk_48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Network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341995171"/>
        <w:tag w:val="goog_rdk_485"/>
      </w:sdtPr>
      <w:sdtContent>
        <w:p w:rsidR="00000000" w:rsidDel="00000000" w:rsidP="00000000" w:rsidRDefault="00000000" w:rsidRPr="00000000" w14:paraId="0000007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500071996"/>
              <w:tag w:val="goog_rdk_483"/>
            </w:sdtPr>
            <w:sdtContent>
              <w:del w:author="Nguyễn Anh Kiệt" w:id="2" w:date="2025-04-23T17:56:21Z"/>
              <w:sdt>
                <w:sdtPr>
                  <w:id w:val="-24285150"/>
                  <w:tag w:val="goog_rdk_48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895846103"/>
        <w:tag w:val="goog_rdk_488"/>
      </w:sdtPr>
      <w:sdtContent>
        <w:p w:rsidR="00000000" w:rsidDel="00000000" w:rsidP="00000000" w:rsidRDefault="00000000" w:rsidRPr="00000000" w14:paraId="0000007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98229012"/>
              <w:tag w:val="goog_rdk_486"/>
            </w:sdtPr>
            <w:sdtContent>
              <w:del w:author="Nguyễn Anh Kiệt" w:id="2" w:date="2025-04-23T17:56:21Z"/>
              <w:sdt>
                <w:sdtPr>
                  <w:id w:val="-712390400"/>
                  <w:tag w:val="goog_rdk_48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5: Lớp OSI nào thực hiện việc chuyển đổi và mã hóa dữ liệu?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043789707"/>
        <w:tag w:val="goog_rdk_491"/>
      </w:sdtPr>
      <w:sdtContent>
        <w:p w:rsidR="00000000" w:rsidDel="00000000" w:rsidP="00000000" w:rsidRDefault="00000000" w:rsidRPr="00000000" w14:paraId="0000007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030302937"/>
              <w:tag w:val="goog_rdk_489"/>
            </w:sdtPr>
            <w:sdtContent>
              <w:del w:author="Nguyễn Anh Kiệt" w:id="2" w:date="2025-04-23T17:56:21Z"/>
              <w:sdt>
                <w:sdtPr>
                  <w:id w:val="1061479379"/>
                  <w:tag w:val="goog_rdk_49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Session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545476462"/>
        <w:tag w:val="goog_rdk_494"/>
      </w:sdtPr>
      <w:sdtContent>
        <w:p w:rsidR="00000000" w:rsidDel="00000000" w:rsidP="00000000" w:rsidRDefault="00000000" w:rsidRPr="00000000" w14:paraId="0000007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01141940"/>
              <w:tag w:val="goog_rdk_492"/>
            </w:sdtPr>
            <w:sdtContent>
              <w:del w:author="Nguyễn Anh Kiệt" w:id="2" w:date="2025-04-23T17:56:21Z"/>
              <w:sdt>
                <w:sdtPr>
                  <w:id w:val="-1806671987"/>
                  <w:tag w:val="goog_rdk_49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B. Network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578477825"/>
        <w:tag w:val="goog_rdk_498"/>
      </w:sdtPr>
      <w:sdtContent>
        <w:p w:rsidR="00000000" w:rsidDel="00000000" w:rsidP="00000000" w:rsidRDefault="00000000" w:rsidRPr="00000000" w14:paraId="0000007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06126563"/>
              <w:tag w:val="goog_rdk_495"/>
            </w:sdtPr>
            <w:sdtContent>
              <w:del w:author="Nguyễn Anh Kiệt" w:id="2" w:date="2025-04-23T17:56:21Z"/>
              <w:sdt>
                <w:sdtPr>
                  <w:id w:val="1872191562"/>
                  <w:tag w:val="goog_rdk_49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Application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310814563"/>
                    <w:tag w:val="goog_rdk_497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sdtContent>
                </w:sdt>
              </w:del>
            </w:sdtContent>
          </w:sdt>
        </w:p>
      </w:sdtContent>
    </w:sdt>
    <w:sdt>
      <w:sdtPr>
        <w:id w:val="1114276406"/>
        <w:tag w:val="goog_rdk_501"/>
      </w:sdtPr>
      <w:sdtContent>
        <w:p w:rsidR="00000000" w:rsidDel="00000000" w:rsidP="00000000" w:rsidRDefault="00000000" w:rsidRPr="00000000" w14:paraId="0000007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75174791"/>
              <w:tag w:val="goog_rdk_499"/>
            </w:sdtPr>
            <w:sdtContent>
              <w:del w:author="Nguyễn Anh Kiệt" w:id="2" w:date="2025-04-23T17:56:21Z"/>
              <w:sdt>
                <w:sdtPr>
                  <w:id w:val="932355954"/>
                  <w:tag w:val="goog_rdk_50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Presentation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109536317"/>
        <w:tag w:val="goog_rdk_504"/>
      </w:sdtPr>
      <w:sdtContent>
        <w:p w:rsidR="00000000" w:rsidDel="00000000" w:rsidP="00000000" w:rsidRDefault="00000000" w:rsidRPr="00000000" w14:paraId="0000007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730558707"/>
              <w:tag w:val="goog_rdk_502"/>
            </w:sdtPr>
            <w:sdtContent>
              <w:del w:author="Nguyễn Anh Kiệt" w:id="2" w:date="2025-04-23T17:56:21Z"/>
              <w:sdt>
                <w:sdtPr>
                  <w:id w:val="-490976567"/>
                  <w:tag w:val="goog_rdk_50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30802584"/>
        <w:tag w:val="goog_rdk_507"/>
      </w:sdtPr>
      <w:sdtContent>
        <w:p w:rsidR="00000000" w:rsidDel="00000000" w:rsidP="00000000" w:rsidRDefault="00000000" w:rsidRPr="00000000" w14:paraId="0000007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046343220"/>
              <w:tag w:val="goog_rdk_505"/>
            </w:sdtPr>
            <w:sdtContent>
              <w:del w:author="Nguyễn Anh Kiệt" w:id="2" w:date="2025-04-23T17:56:21Z"/>
              <w:sdt>
                <w:sdtPr>
                  <w:id w:val="-296370794"/>
                  <w:tag w:val="goog_rdk_50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6: Lớp OSI nào chịu trách nhiệm thiết lập, duy trì và kết thúc phiên (session)?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62938065"/>
        <w:tag w:val="goog_rdk_510"/>
      </w:sdtPr>
      <w:sdtContent>
        <w:p w:rsidR="00000000" w:rsidDel="00000000" w:rsidP="00000000" w:rsidRDefault="00000000" w:rsidRPr="00000000" w14:paraId="0000007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461227762"/>
              <w:tag w:val="goog_rdk_508"/>
            </w:sdtPr>
            <w:sdtContent>
              <w:del w:author="Nguyễn Anh Kiệt" w:id="2" w:date="2025-04-23T17:56:21Z"/>
              <w:sdt>
                <w:sdtPr>
                  <w:id w:val="107304065"/>
                  <w:tag w:val="goog_rdk_50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Session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718886522"/>
        <w:tag w:val="goog_rdk_513"/>
      </w:sdtPr>
      <w:sdtContent>
        <w:p w:rsidR="00000000" w:rsidDel="00000000" w:rsidP="00000000" w:rsidRDefault="00000000" w:rsidRPr="00000000" w14:paraId="0000007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024542855"/>
              <w:tag w:val="goog_rdk_511"/>
            </w:sdtPr>
            <w:sdtContent>
              <w:del w:author="Nguyễn Anh Kiệt" w:id="2" w:date="2025-04-23T17:56:21Z"/>
              <w:sdt>
                <w:sdtPr>
                  <w:id w:val="2017389300"/>
                  <w:tag w:val="goog_rdk_51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Transport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713693044"/>
        <w:tag w:val="goog_rdk_516"/>
      </w:sdtPr>
      <w:sdtContent>
        <w:p w:rsidR="00000000" w:rsidDel="00000000" w:rsidP="00000000" w:rsidRDefault="00000000" w:rsidRPr="00000000" w14:paraId="0000007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957596139"/>
              <w:tag w:val="goog_rdk_514"/>
            </w:sdtPr>
            <w:sdtContent>
              <w:del w:author="Nguyễn Anh Kiệt" w:id="2" w:date="2025-04-23T17:56:21Z"/>
              <w:sdt>
                <w:sdtPr>
                  <w:id w:val="2124243186"/>
                  <w:tag w:val="goog_rdk_51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Data Link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71576346"/>
        <w:tag w:val="goog_rdk_522"/>
      </w:sdtPr>
      <w:sdtContent>
        <w:p w:rsidR="00000000" w:rsidDel="00000000" w:rsidP="00000000" w:rsidRDefault="00000000" w:rsidRPr="00000000" w14:paraId="0000007F">
          <w:pPr>
            <w:tabs>
              <w:tab w:val="left" w:leader="none" w:pos="3402"/>
            </w:tabs>
            <w:rPr>
              <w:ins w:author="Minh Nghiem Do" w:id="18" w:date="2023-11-01T13:12:38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930645947"/>
              <w:tag w:val="goog_rdk_517"/>
            </w:sdtPr>
            <w:sdtContent>
              <w:del w:author="Nguyễn Anh Kiệt" w:id="2" w:date="2025-04-23T17:56:21Z"/>
              <w:sdt>
                <w:sdtPr>
                  <w:id w:val="-604605622"/>
                  <w:tag w:val="goog_rdk_51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Presentation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-497857458"/>
              <w:tag w:val="goog_rdk_519"/>
            </w:sdtPr>
            <w:sdtContent>
              <w:ins w:author="Minh Nghiem Do" w:id="18" w:date="2023-11-01T13:12:38Z">
                <w:sdt>
                  <w:sdtPr>
                    <w:id w:val="-881082091"/>
                    <w:tag w:val="goog_rdk_520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2033776836"/>
                  <w:tag w:val="goog_rdk_521"/>
                </w:sdtPr>
                <w:sdtContent>
                  <w:ins w:author="Minh Nghiem Do" w:id="18" w:date="2023-11-01T13:12:38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Minh Nghiem Do" w:id="18" w:date="2023-11-01T13:12:38Z">
                <w:del w:author="Nguyễn Anh Kiệt" w:id="2" w:date="2025-04-23T17:56:21Z"/>
              </w:ins>
            </w:sdtContent>
          </w:sdt>
        </w:p>
      </w:sdtContent>
    </w:sdt>
    <w:sdt>
      <w:sdtPr>
        <w:id w:val="-2043264103"/>
        <w:tag w:val="goog_rdk_526"/>
      </w:sdtPr>
      <w:sdtContent>
        <w:p w:rsidR="00000000" w:rsidDel="00000000" w:rsidP="00000000" w:rsidRDefault="00000000" w:rsidRPr="00000000" w14:paraId="0000008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430986513"/>
              <w:tag w:val="goog_rdk_524"/>
            </w:sdtPr>
            <w:sdtContent>
              <w:del w:author="Nguyễn Anh Kiệt" w:id="2" w:date="2025-04-23T17:56:21Z"/>
              <w:sdt>
                <w:sdtPr>
                  <w:id w:val="944472262"/>
                  <w:tag w:val="goog_rdk_52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98691531"/>
        <w:tag w:val="goog_rdk_529"/>
      </w:sdtPr>
      <w:sdtContent>
        <w:p w:rsidR="00000000" w:rsidDel="00000000" w:rsidP="00000000" w:rsidRDefault="00000000" w:rsidRPr="00000000" w14:paraId="0000008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810437503"/>
              <w:tag w:val="goog_rdk_527"/>
            </w:sdtPr>
            <w:sdtContent>
              <w:del w:author="Nguyễn Anh Kiệt" w:id="2" w:date="2025-04-23T17:56:21Z"/>
              <w:sdt>
                <w:sdtPr>
                  <w:id w:val="1606033287"/>
                  <w:tag w:val="goog_rdk_52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825397195"/>
        <w:tag w:val="goog_rdk_532"/>
      </w:sdtPr>
      <w:sdtContent>
        <w:p w:rsidR="00000000" w:rsidDel="00000000" w:rsidP="00000000" w:rsidRDefault="00000000" w:rsidRPr="00000000" w14:paraId="0000008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050176321"/>
              <w:tag w:val="goog_rdk_530"/>
            </w:sdtPr>
            <w:sdtContent>
              <w:del w:author="Nguyễn Anh Kiệt" w:id="2" w:date="2025-04-23T17:56:21Z"/>
              <w:sdt>
                <w:sdtPr>
                  <w:id w:val="-2036801159"/>
                  <w:tag w:val="goog_rdk_53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7: Chọn lớp OSI nào sau đây không tồn tại?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23098476"/>
        <w:tag w:val="goog_rdk_537"/>
      </w:sdtPr>
      <w:sdtContent>
        <w:p w:rsidR="00000000" w:rsidDel="00000000" w:rsidP="00000000" w:rsidRDefault="00000000" w:rsidRPr="00000000" w14:paraId="0000008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144064452"/>
              <w:tag w:val="goog_rdk_533"/>
            </w:sdtPr>
            <w:sdtContent>
              <w:del w:author="Nguyễn Anh Kiệt" w:id="2" w:date="2025-04-23T17:56:21Z"/>
              <w:sdt>
                <w:sdtPr>
                  <w:id w:val="437355714"/>
                  <w:tag w:val="goog_rdk_53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Interne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843191403"/>
                    <w:tag w:val="goog_rdk_535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t </w:delText>
                    </w:r>
                  </w:sdtContent>
                </w:sdt>
                <w:sdt>
                  <w:sdtPr>
                    <w:id w:val="1514710221"/>
                    <w:tag w:val="goog_rdk_536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del>
            </w:sdtContent>
          </w:sdt>
        </w:p>
      </w:sdtContent>
    </w:sdt>
    <w:sdt>
      <w:sdtPr>
        <w:id w:val="-1970528495"/>
        <w:tag w:val="goog_rdk_540"/>
      </w:sdtPr>
      <w:sdtContent>
        <w:p w:rsidR="00000000" w:rsidDel="00000000" w:rsidP="00000000" w:rsidRDefault="00000000" w:rsidRPr="00000000" w14:paraId="0000008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648736787"/>
              <w:tag w:val="goog_rdk_538"/>
            </w:sdtPr>
            <w:sdtContent>
              <w:del w:author="Nguyễn Anh Kiệt" w:id="2" w:date="2025-04-23T17:56:21Z"/>
              <w:sdt>
                <w:sdtPr>
                  <w:id w:val="285675523"/>
                  <w:tag w:val="goog_rdk_53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Network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674483540"/>
        <w:tag w:val="goog_rdk_543"/>
      </w:sdtPr>
      <w:sdtContent>
        <w:p w:rsidR="00000000" w:rsidDel="00000000" w:rsidP="00000000" w:rsidRDefault="00000000" w:rsidRPr="00000000" w14:paraId="0000008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611472175"/>
              <w:tag w:val="goog_rdk_541"/>
            </w:sdtPr>
            <w:sdtContent>
              <w:del w:author="Nguyễn Anh Kiệt" w:id="2" w:date="2025-04-23T17:56:21Z"/>
              <w:sdt>
                <w:sdtPr>
                  <w:id w:val="-6516498"/>
                  <w:tag w:val="goog_rdk_54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Session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349693129"/>
        <w:tag w:val="goog_rdk_546"/>
      </w:sdtPr>
      <w:sdtContent>
        <w:p w:rsidR="00000000" w:rsidDel="00000000" w:rsidP="00000000" w:rsidRDefault="00000000" w:rsidRPr="00000000" w14:paraId="0000008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03152845"/>
              <w:tag w:val="goog_rdk_544"/>
            </w:sdtPr>
            <w:sdtContent>
              <w:del w:author="Nguyễn Anh Kiệt" w:id="2" w:date="2025-04-23T17:56:21Z"/>
              <w:sdt>
                <w:sdtPr>
                  <w:id w:val="1305010918"/>
                  <w:tag w:val="goog_rdk_54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Data Link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589746564"/>
        <w:tag w:val="goog_rdk_549"/>
      </w:sdtPr>
      <w:sdtContent>
        <w:p w:rsidR="00000000" w:rsidDel="00000000" w:rsidP="00000000" w:rsidRDefault="00000000" w:rsidRPr="00000000" w14:paraId="0000008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92894528"/>
              <w:tag w:val="goog_rdk_547"/>
            </w:sdtPr>
            <w:sdtContent>
              <w:del w:author="Nguyễn Anh Kiệt" w:id="2" w:date="2025-04-23T17:56:21Z"/>
              <w:sdt>
                <w:sdtPr>
                  <w:id w:val="644623925"/>
                  <w:tag w:val="goog_rdk_54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8: Lớp OSI nào thực hiện việc kiểm soát việc truy cập mạng và quản lý đường dẫn nguồn cho dữ liệu?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37292356"/>
        <w:tag w:val="goog_rdk_552"/>
      </w:sdtPr>
      <w:sdtContent>
        <w:p w:rsidR="00000000" w:rsidDel="00000000" w:rsidP="00000000" w:rsidRDefault="00000000" w:rsidRPr="00000000" w14:paraId="0000008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616822642"/>
              <w:tag w:val="goog_rdk_550"/>
            </w:sdtPr>
            <w:sdtContent>
              <w:del w:author="Nguyễn Anh Kiệt" w:id="2" w:date="2025-04-23T17:56:21Z"/>
              <w:sdt>
                <w:sdtPr>
                  <w:id w:val="-1513075236"/>
                  <w:tag w:val="goog_rdk_55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Application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44181460"/>
        <w:tag w:val="goog_rdk_555"/>
      </w:sdtPr>
      <w:sdtContent>
        <w:p w:rsidR="00000000" w:rsidDel="00000000" w:rsidP="00000000" w:rsidRDefault="00000000" w:rsidRPr="00000000" w14:paraId="0000008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536509630"/>
              <w:tag w:val="goog_rdk_553"/>
            </w:sdtPr>
            <w:sdtContent>
              <w:del w:author="Nguyễn Anh Kiệt" w:id="2" w:date="2025-04-23T17:56:21Z"/>
              <w:sdt>
                <w:sdtPr>
                  <w:id w:val="-1000052769"/>
                  <w:tag w:val="goog_rdk_55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Presentation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99540544"/>
        <w:tag w:val="goog_rdk_558"/>
      </w:sdtPr>
      <w:sdtContent>
        <w:p w:rsidR="00000000" w:rsidDel="00000000" w:rsidP="00000000" w:rsidRDefault="00000000" w:rsidRPr="00000000" w14:paraId="0000008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61131046"/>
              <w:tag w:val="goog_rdk_556"/>
            </w:sdtPr>
            <w:sdtContent>
              <w:del w:author="Nguyễn Anh Kiệt" w:id="2" w:date="2025-04-23T17:56:21Z"/>
              <w:sdt>
                <w:sdtPr>
                  <w:id w:val="1541722611"/>
                  <w:tag w:val="goog_rdk_55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Network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601498257"/>
        <w:tag w:val="goog_rdk_561"/>
      </w:sdtPr>
      <w:sdtContent>
        <w:p w:rsidR="00000000" w:rsidDel="00000000" w:rsidP="00000000" w:rsidRDefault="00000000" w:rsidRPr="00000000" w14:paraId="0000008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055914829"/>
              <w:tag w:val="goog_rdk_559"/>
            </w:sdtPr>
            <w:sdtContent>
              <w:del w:author="Nguyễn Anh Kiệt" w:id="2" w:date="2025-04-23T17:56:21Z"/>
              <w:sdt>
                <w:sdtPr>
                  <w:id w:val="1781090360"/>
                  <w:tag w:val="goog_rdk_56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Session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666996238"/>
        <w:tag w:val="goog_rdk_564"/>
      </w:sdtPr>
      <w:sdtContent>
        <w:p w:rsidR="00000000" w:rsidDel="00000000" w:rsidP="00000000" w:rsidRDefault="00000000" w:rsidRPr="00000000" w14:paraId="0000008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681066031"/>
              <w:tag w:val="goog_rdk_562"/>
            </w:sdtPr>
            <w:sdtContent>
              <w:del w:author="Nguyễn Anh Kiệt" w:id="2" w:date="2025-04-23T17:56:21Z"/>
              <w:sdt>
                <w:sdtPr>
                  <w:id w:val="571700370"/>
                  <w:tag w:val="goog_rdk_56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294190778"/>
        <w:tag w:val="goog_rdk_567"/>
      </w:sdtPr>
      <w:sdtContent>
        <w:p w:rsidR="00000000" w:rsidDel="00000000" w:rsidP="00000000" w:rsidRDefault="00000000" w:rsidRPr="00000000" w14:paraId="0000008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256307536"/>
              <w:tag w:val="goog_rdk_565"/>
            </w:sdtPr>
            <w:sdtContent>
              <w:del w:author="Nguyễn Anh Kiệt" w:id="2" w:date="2025-04-23T17:56:21Z"/>
              <w:sdt>
                <w:sdtPr>
                  <w:id w:val="811058378"/>
                  <w:tag w:val="goog_rdk_56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622035618"/>
        <w:tag w:val="goog_rdk_570"/>
      </w:sdtPr>
      <w:sdtContent>
        <w:p w:rsidR="00000000" w:rsidDel="00000000" w:rsidP="00000000" w:rsidRDefault="00000000" w:rsidRPr="00000000" w14:paraId="0000008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258435914"/>
              <w:tag w:val="goog_rdk_568"/>
            </w:sdtPr>
            <w:sdtContent>
              <w:del w:author="Nguyễn Anh Kiệt" w:id="2" w:date="2025-04-23T17:56:21Z"/>
              <w:sdt>
                <w:sdtPr>
                  <w:id w:val="-686124750"/>
                  <w:tag w:val="goog_rdk_56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8: Các đơn vị dữ liệu giao thức trong mô hình OSI được gọi là: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864705597"/>
        <w:tag w:val="goog_rdk_574"/>
      </w:sdtPr>
      <w:sdtContent>
        <w:p w:rsidR="00000000" w:rsidDel="00000000" w:rsidP="00000000" w:rsidRDefault="00000000" w:rsidRPr="00000000" w14:paraId="0000008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346302166"/>
              <w:tag w:val="goog_rdk_571"/>
            </w:sdtPr>
            <w:sdtContent>
              <w:del w:author="Nguyễn Anh Kiệt" w:id="2" w:date="2025-04-23T17:56:21Z"/>
              <w:sdt>
                <w:sdtPr>
                  <w:id w:val="681284200"/>
                  <w:tag w:val="goog_rdk_57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A.UDP                                              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055601353"/>
                    <w:tag w:val="goog_rdk_573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B.PDU</w:delText>
                    </w:r>
                  </w:sdtContent>
                </w:sdt>
              </w:del>
            </w:sdtContent>
          </w:sdt>
        </w:p>
      </w:sdtContent>
    </w:sdt>
    <w:sdt>
      <w:sdtPr>
        <w:id w:val="1248017328"/>
        <w:tag w:val="goog_rdk_577"/>
      </w:sdtPr>
      <w:sdtContent>
        <w:p w:rsidR="00000000" w:rsidDel="00000000" w:rsidP="00000000" w:rsidRDefault="00000000" w:rsidRPr="00000000" w14:paraId="0000009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234589587"/>
              <w:tag w:val="goog_rdk_575"/>
            </w:sdtPr>
            <w:sdtContent>
              <w:del w:author="Nguyễn Anh Kiệt" w:id="2" w:date="2025-04-23T17:56:21Z"/>
              <w:sdt>
                <w:sdtPr>
                  <w:id w:val="-213020264"/>
                  <w:tag w:val="goog_rdk_57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C.OSI                                                D.Packet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99826902"/>
        <w:tag w:val="goog_rdk_580"/>
      </w:sdtPr>
      <w:sdtContent>
        <w:p w:rsidR="00000000" w:rsidDel="00000000" w:rsidP="00000000" w:rsidRDefault="00000000" w:rsidRPr="00000000" w14:paraId="0000009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144924011"/>
              <w:tag w:val="goog_rdk_578"/>
            </w:sdtPr>
            <w:sdtContent>
              <w:del w:author="Nguyễn Anh Kiệt" w:id="2" w:date="2025-04-23T17:56:21Z"/>
              <w:sdt>
                <w:sdtPr>
                  <w:id w:val="923760668"/>
                  <w:tag w:val="goog_rdk_57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1336516"/>
        <w:tag w:val="goog_rdk_583"/>
      </w:sdtPr>
      <w:sdtContent>
        <w:p w:rsidR="00000000" w:rsidDel="00000000" w:rsidP="00000000" w:rsidRDefault="00000000" w:rsidRPr="00000000" w14:paraId="0000009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944427140"/>
              <w:tag w:val="goog_rdk_581"/>
            </w:sdtPr>
            <w:sdtContent>
              <w:del w:author="Nguyễn Anh Kiệt" w:id="2" w:date="2025-04-23T17:56:21Z"/>
              <w:sdt>
                <w:sdtPr>
                  <w:id w:val="-1822394005"/>
                  <w:tag w:val="goog_rdk_58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9: Phát biểu nào sau đây là sai đối với kết nối HTTP không bền vững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781847466"/>
        <w:tag w:val="goog_rdk_586"/>
      </w:sdtPr>
      <w:sdtContent>
        <w:p w:rsidR="00000000" w:rsidDel="00000000" w:rsidP="00000000" w:rsidRDefault="00000000" w:rsidRPr="00000000" w14:paraId="0000009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100316638"/>
              <w:tag w:val="goog_rdk_584"/>
            </w:sdtPr>
            <w:sdtContent>
              <w:del w:author="Nguyễn Anh Kiệt" w:id="2" w:date="2025-04-23T17:56:21Z"/>
              <w:sdt>
                <w:sdtPr>
                  <w:id w:val="-384297320"/>
                  <w:tag w:val="goog_rdk_58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HTTP không bền vững  cần 2RTTs cho mỗi đối tượng được gửi đi                                     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93999936"/>
        <w:tag w:val="goog_rdk_589"/>
      </w:sdtPr>
      <w:sdtContent>
        <w:p w:rsidR="00000000" w:rsidDel="00000000" w:rsidP="00000000" w:rsidRDefault="00000000" w:rsidRPr="00000000" w14:paraId="0000009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692507738"/>
              <w:tag w:val="goog_rdk_587"/>
            </w:sdtPr>
            <w:sdtContent>
              <w:del w:author="Nguyễn Anh Kiệt" w:id="2" w:date="2025-04-23T17:56:21Z"/>
              <w:sdt>
                <w:sdtPr>
                  <w:id w:val="-1469840159"/>
                  <w:tag w:val="goog_rdk_58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B.Muốn gửi một đối tượng phải mở một kết nối TCP, sau đó kết nối sẽ bị đóng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628500233"/>
        <w:tag w:val="goog_rdk_593"/>
      </w:sdtPr>
      <w:sdtContent>
        <w:p w:rsidR="00000000" w:rsidDel="00000000" w:rsidP="00000000" w:rsidRDefault="00000000" w:rsidRPr="00000000" w14:paraId="0000009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747435446"/>
              <w:tag w:val="goog_rdk_590"/>
            </w:sdtPr>
            <w:sdtContent>
              <w:del w:author="Nguyễn Anh Kiệt" w:id="2" w:date="2025-04-23T17:56:21Z"/>
              <w:sdt>
                <w:sdtPr>
                  <w:id w:val="-1052268841"/>
                  <w:tag w:val="goog_rdk_59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Có thể gửi nhiều đối tượng trên một kết nối      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519014004"/>
                    <w:tag w:val="goog_rdk_592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                                           </w:delText>
                    </w:r>
                  </w:sdtContent>
                </w:sdt>
              </w:del>
            </w:sdtContent>
          </w:sdt>
        </w:p>
      </w:sdtContent>
    </w:sdt>
    <w:sdt>
      <w:sdtPr>
        <w:id w:val="-666674956"/>
        <w:tag w:val="goog_rdk_596"/>
      </w:sdtPr>
      <w:sdtContent>
        <w:p w:rsidR="00000000" w:rsidDel="00000000" w:rsidP="00000000" w:rsidRDefault="00000000" w:rsidRPr="00000000" w14:paraId="0000009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94394481"/>
              <w:tag w:val="goog_rdk_594"/>
            </w:sdtPr>
            <w:sdtContent>
              <w:del w:author="Nguyễn Anh Kiệt" w:id="2" w:date="2025-04-23T17:56:21Z"/>
              <w:sdt>
                <w:sdtPr>
                  <w:id w:val="-2140472168"/>
                  <w:tag w:val="goog_rdk_59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Tải nhiều đối tượng sẽ yêu cầu nhiều kết nối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679201057"/>
        <w:tag w:val="goog_rdk_599"/>
      </w:sdtPr>
      <w:sdtContent>
        <w:p w:rsidR="00000000" w:rsidDel="00000000" w:rsidP="00000000" w:rsidRDefault="00000000" w:rsidRPr="00000000" w14:paraId="0000009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166506091"/>
              <w:tag w:val="goog_rdk_597"/>
            </w:sdtPr>
            <w:sdtContent>
              <w:del w:author="Nguyễn Anh Kiệt" w:id="2" w:date="2025-04-23T17:56:21Z"/>
              <w:sdt>
                <w:sdtPr>
                  <w:id w:val="423059452"/>
                  <w:tag w:val="goog_rdk_59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Áp dụng cho câu 10 -11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623633969"/>
        <w:tag w:val="goog_rdk_606"/>
      </w:sdtPr>
      <w:sdtContent>
        <w:p w:rsidR="00000000" w:rsidDel="00000000" w:rsidP="00000000" w:rsidRDefault="00000000" w:rsidRPr="00000000" w14:paraId="0000009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169399849"/>
              <w:tag w:val="goog_rdk_600"/>
            </w:sdtPr>
            <w:sdtContent>
              <w:del w:author="Nguyễn Anh Kiệt" w:id="2" w:date="2025-04-23T17:56:21Z"/>
              <w:sdt>
                <w:sdtPr>
                  <w:id w:val="2074631110"/>
                  <w:tag w:val="goog_rdk_60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Cho sơ đồ sau :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-1259364791"/>
              <w:tag w:val="goog_rdk_602"/>
            </w:sdtPr>
            <w:sdtContent>
              <w:ins w:author="Ngô Thanh Phong" w:id="19" w:date="2025-11-01T08:49:19Z">
                <w:sdt>
                  <w:sdtPr>
                    <w:id w:val="-1194065477"/>
                    <w:tag w:val="goog_rdk_603"/>
                  </w:sdtPr>
                  <w:sdtContent>
                    <w:del w:author="Nguyễn Anh Kiệt" w:id="2" w:date="2025-04-23T17:56:21Z">
                      <w:r w:rsidDel="00000000" w:rsidR="00000000" w:rsidRPr="00000000">
                        <w:rPr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drawing>
                          <wp:inline distB="0" distT="0" distL="0" distR="0">
                            <wp:extent cx="5943600" cy="1365885"/>
                            <wp:effectExtent b="0" l="0" r="0" t="0"/>
                            <wp:docPr descr="A computer server with a network connection&#10;&#10;Description automatically generated with medium confidence" id="1504498274" name="image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descr="A computer server with a network connection&#10;&#10;Description automatically generated with medium confidence" id="0" name="image2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136588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del>
                  </w:sdtContent>
                </w:sdt>
              </w:ins>
            </w:sdtContent>
          </w:sdt>
          <w:sdt>
            <w:sdtPr>
              <w:id w:val="-1134770692"/>
              <w:tag w:val="goog_rdk_604"/>
            </w:sdtPr>
            <w:sdtContent>
              <w:del w:author="Nguyễn Anh Kiệt" w:id="2" w:date="2025-04-23T17:56:21Z"/>
              <w:sdt>
                <w:sdtPr>
                  <w:id w:val="-294597250"/>
                  <w:tag w:val="goog_rdk_60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72740588"/>
        <w:tag w:val="goog_rdk_609"/>
      </w:sdtPr>
      <w:sdtContent>
        <w:p w:rsidR="00000000" w:rsidDel="00000000" w:rsidP="00000000" w:rsidRDefault="00000000" w:rsidRPr="00000000" w14:paraId="0000009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792909609"/>
              <w:tag w:val="goog_rdk_607"/>
            </w:sdtPr>
            <w:sdtContent>
              <w:del w:author="Nguyễn Anh Kiệt" w:id="2" w:date="2025-04-23T17:56:21Z">
                <w:r w:rsidDel="00000000" w:rsidR="00000000" w:rsidRPr="00000000">
                  <w:rPr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w:drawing>
                    <wp:inline distB="0" distT="0" distL="0" distR="0">
                      <wp:extent cx="5943600" cy="1365885"/>
                      <wp:effectExtent b="0" l="0" r="0" t="0"/>
                      <wp:docPr descr="A computer server with a network connection&#10;&#10;Description automatically generated with medium confidence" id="1504498272" name="image2.png"/>
                      <a:graphic>
                        <a:graphicData uri="http://schemas.openxmlformats.org/drawingml/2006/picture">
                          <pic:pic>
                            <pic:nvPicPr>
                              <pic:cNvPr descr="A computer server with a network connection&#10;&#10;Description automatically generated with medium confidence"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43600" cy="13658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del>
              <w:sdt>
                <w:sdtPr>
                  <w:id w:val="-2041476797"/>
                  <w:tag w:val="goog_rdk_60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87598036"/>
        <w:tag w:val="goog_rdk_613"/>
      </w:sdtPr>
      <w:sdtContent>
        <w:p w:rsidR="00000000" w:rsidDel="00000000" w:rsidP="00000000" w:rsidRDefault="00000000" w:rsidRPr="00000000" w14:paraId="0000009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410152043"/>
              <w:tag w:val="goog_rdk_610"/>
            </w:sdtPr>
            <w:sdtContent>
              <w:del w:author="Nguyễn Anh Kiệt" w:id="2" w:date="2025-04-23T17:56:21Z"/>
              <w:sdt>
                <w:sdtPr>
                  <w:id w:val="2040586652"/>
                  <w:tag w:val="goog_rdk_61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2: Phát biểu nào sau đây là sai khi nói về HTTP bền vững?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45287870"/>
                    <w:tag w:val="goog_rdk_612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sdtContent>
                </w:sdt>
              </w:del>
            </w:sdtContent>
          </w:sdt>
        </w:p>
      </w:sdtContent>
    </w:sdt>
    <w:sdt>
      <w:sdtPr>
        <w:id w:val="-1094865105"/>
        <w:tag w:val="goog_rdk_616"/>
      </w:sdtPr>
      <w:sdtContent>
        <w:p w:rsidR="00000000" w:rsidDel="00000000" w:rsidP="00000000" w:rsidRDefault="00000000" w:rsidRPr="00000000" w14:paraId="0000009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07378898"/>
              <w:tag w:val="goog_rdk_614"/>
            </w:sdtPr>
            <w:sdtContent>
              <w:del w:author="Nguyễn Anh Kiệt" w:id="2" w:date="2025-04-23T17:56:21Z"/>
              <w:sdt>
                <w:sdtPr>
                  <w:id w:val="-1194943325"/>
                  <w:tag w:val="goog_rdk_61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Một kết nối TCP có thể được sử dụng để gửi và nhận nhiều đối tượng.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788499441"/>
        <w:tag w:val="goog_rdk_619"/>
      </w:sdtPr>
      <w:sdtContent>
        <w:p w:rsidR="00000000" w:rsidDel="00000000" w:rsidP="00000000" w:rsidRDefault="00000000" w:rsidRPr="00000000" w14:paraId="0000009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469106104"/>
              <w:tag w:val="goog_rdk_617"/>
            </w:sdtPr>
            <w:sdtContent>
              <w:del w:author="Nguyễn Anh Kiệt" w:id="2" w:date="2025-04-23T17:56:21Z"/>
              <w:sdt>
                <w:sdtPr>
                  <w:id w:val="221429596"/>
                  <w:tag w:val="goog_rdk_61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HTTP bền vững không yêu cầu bất kỳ RTTs trong quá trình tải đối tượng.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337212068"/>
        <w:tag w:val="goog_rdk_622"/>
      </w:sdtPr>
      <w:sdtContent>
        <w:p w:rsidR="00000000" w:rsidDel="00000000" w:rsidP="00000000" w:rsidRDefault="00000000" w:rsidRPr="00000000" w14:paraId="0000009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1117784"/>
              <w:tag w:val="goog_rdk_620"/>
            </w:sdtPr>
            <w:sdtContent>
              <w:del w:author="Nguyễn Anh Kiệt" w:id="2" w:date="2025-04-23T17:56:21Z"/>
              <w:sdt>
                <w:sdtPr>
                  <w:id w:val="1465519101"/>
                  <w:tag w:val="goog_rdk_62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HTTP bền vững giảm thiểu số lần RTTs.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781298276"/>
        <w:tag w:val="goog_rdk_626"/>
      </w:sdtPr>
      <w:sdtContent>
        <w:p w:rsidR="00000000" w:rsidDel="00000000" w:rsidP="00000000" w:rsidRDefault="00000000" w:rsidRPr="00000000" w14:paraId="0000009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961144639"/>
              <w:tag w:val="goog_rdk_623"/>
            </w:sdtPr>
            <w:sdtContent>
              <w:del w:author="Nguyễn Anh Kiệt" w:id="2" w:date="2025-04-23T17:56:21Z"/>
              <w:sdt>
                <w:sdtPr>
                  <w:id w:val="851848891"/>
                  <w:tag w:val="goog_rdk_62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Kết nối TCP chỉ được đóng khi client hoặc server quyết định ngắt kết nối.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453831853"/>
                    <w:tag w:val="goog_rdk_625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del>
            </w:sdtContent>
          </w:sdt>
        </w:p>
      </w:sdtContent>
    </w:sdt>
    <w:sdt>
      <w:sdtPr>
        <w:id w:val="-1402472217"/>
        <w:tag w:val="goog_rdk_629"/>
      </w:sdtPr>
      <w:sdtContent>
        <w:p w:rsidR="00000000" w:rsidDel="00000000" w:rsidP="00000000" w:rsidRDefault="00000000" w:rsidRPr="00000000" w14:paraId="0000009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398006609"/>
              <w:tag w:val="goog_rdk_627"/>
            </w:sdtPr>
            <w:sdtContent>
              <w:del w:author="Nguyễn Anh Kiệt" w:id="2" w:date="2025-04-23T17:56:21Z"/>
              <w:sdt>
                <w:sdtPr>
                  <w:id w:val="1043971446"/>
                  <w:tag w:val="goog_rdk_62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98421026"/>
        <w:tag w:val="goog_rdk_632"/>
      </w:sdtPr>
      <w:sdtContent>
        <w:p w:rsidR="00000000" w:rsidDel="00000000" w:rsidP="00000000" w:rsidRDefault="00000000" w:rsidRPr="00000000" w14:paraId="000000A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404117666"/>
              <w:tag w:val="goog_rdk_630"/>
            </w:sdtPr>
            <w:sdtContent>
              <w:del w:author="Nguyễn Anh Kiệt" w:id="2" w:date="2025-04-23T17:56:21Z"/>
              <w:sdt>
                <w:sdtPr>
                  <w:id w:val="-600324397"/>
                  <w:tag w:val="goog_rdk_63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3: Khi nào kết nối TCP của HTTP không bền vững sẽ được đóng?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435421959"/>
        <w:tag w:val="goog_rdk_636"/>
      </w:sdtPr>
      <w:sdtContent>
        <w:p w:rsidR="00000000" w:rsidDel="00000000" w:rsidP="00000000" w:rsidRDefault="00000000" w:rsidRPr="00000000" w14:paraId="000000A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766929346"/>
              <w:tag w:val="goog_rdk_633"/>
            </w:sdtPr>
            <w:sdtContent>
              <w:del w:author="Nguyễn Anh Kiệt" w:id="2" w:date="2025-04-23T17:56:21Z"/>
              <w:sdt>
                <w:sdtPr>
                  <w:id w:val="-1423966428"/>
                  <w:tag w:val="goog_rdk_63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Khi client nhận được tất cả các đối tượng mà nó yêu cầu.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336354200"/>
                    <w:tag w:val="goog_rdk_635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del>
            </w:sdtContent>
          </w:sdt>
        </w:p>
      </w:sdtContent>
    </w:sdt>
    <w:sdt>
      <w:sdtPr>
        <w:id w:val="-1856580711"/>
        <w:tag w:val="goog_rdk_639"/>
      </w:sdtPr>
      <w:sdtContent>
        <w:p w:rsidR="00000000" w:rsidDel="00000000" w:rsidP="00000000" w:rsidRDefault="00000000" w:rsidRPr="00000000" w14:paraId="000000A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736378860"/>
              <w:tag w:val="goog_rdk_637"/>
            </w:sdtPr>
            <w:sdtContent>
              <w:del w:author="Nguyễn Anh Kiệt" w:id="2" w:date="2025-04-23T17:56:21Z"/>
              <w:sdt>
                <w:sdtPr>
                  <w:id w:val="2144476423"/>
                  <w:tag w:val="goog_rdk_63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B. Khi server gửi tất cả các đối tượng mà nó có.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71187481"/>
        <w:tag w:val="goog_rdk_642"/>
      </w:sdtPr>
      <w:sdtContent>
        <w:p w:rsidR="00000000" w:rsidDel="00000000" w:rsidP="00000000" w:rsidRDefault="00000000" w:rsidRPr="00000000" w14:paraId="000000A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360174592"/>
              <w:tag w:val="goog_rdk_640"/>
            </w:sdtPr>
            <w:sdtContent>
              <w:del w:author="Nguyễn Anh Kiệt" w:id="2" w:date="2025-04-23T17:56:21Z"/>
              <w:sdt>
                <w:sdtPr>
                  <w:id w:val="-474112146"/>
                  <w:tag w:val="goog_rdk_64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Ngay sau khi một đối tượng duy nhất đã được gửi qua kết nối.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679950133"/>
        <w:tag w:val="goog_rdk_645"/>
      </w:sdtPr>
      <w:sdtContent>
        <w:p w:rsidR="00000000" w:rsidDel="00000000" w:rsidP="00000000" w:rsidRDefault="00000000" w:rsidRPr="00000000" w14:paraId="000000A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188307521"/>
              <w:tag w:val="goog_rdk_643"/>
            </w:sdtPr>
            <w:sdtContent>
              <w:del w:author="Nguyễn Anh Kiệt" w:id="2" w:date="2025-04-23T17:56:21Z"/>
              <w:sdt>
                <w:sdtPr>
                  <w:id w:val="-254189110"/>
                  <w:tag w:val="goog_rdk_64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Khi không có bất kỳ truy vấn nào từ client.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71728623"/>
        <w:tag w:val="goog_rdk_648"/>
      </w:sdtPr>
      <w:sdtContent>
        <w:p w:rsidR="00000000" w:rsidDel="00000000" w:rsidP="00000000" w:rsidRDefault="00000000" w:rsidRPr="00000000" w14:paraId="000000A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077724946"/>
              <w:tag w:val="goog_rdk_646"/>
            </w:sdtPr>
            <w:sdtContent>
              <w:del w:author="Nguyễn Anh Kiệt" w:id="2" w:date="2025-04-23T17:56:21Z"/>
              <w:sdt>
                <w:sdtPr>
                  <w:id w:val="-739157250"/>
                  <w:tag w:val="goog_rdk_64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540196245"/>
        <w:tag w:val="goog_rdk_651"/>
      </w:sdtPr>
      <w:sdtContent>
        <w:p w:rsidR="00000000" w:rsidDel="00000000" w:rsidP="00000000" w:rsidRDefault="00000000" w:rsidRPr="00000000" w14:paraId="000000A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903538395"/>
              <w:tag w:val="goog_rdk_649"/>
            </w:sdtPr>
            <w:sdtContent>
              <w:del w:author="Nguyễn Anh Kiệt" w:id="2" w:date="2025-04-23T17:56:21Z"/>
              <w:sdt>
                <w:sdtPr>
                  <w:id w:val="934283477"/>
                  <w:tag w:val="goog_rdk_65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4: Kết nối TCP trong HTTP không bền vững được mở: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77730661"/>
        <w:tag w:val="goog_rdk_654"/>
      </w:sdtPr>
      <w:sdtContent>
        <w:p w:rsidR="00000000" w:rsidDel="00000000" w:rsidP="00000000" w:rsidRDefault="00000000" w:rsidRPr="00000000" w14:paraId="000000A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433330533"/>
              <w:tag w:val="goog_rdk_652"/>
            </w:sdtPr>
            <w:sdtContent>
              <w:del w:author="Nguyễn Anh Kiệt" w:id="2" w:date="2025-04-23T17:56:21Z"/>
              <w:sdt>
                <w:sdtPr>
                  <w:id w:val="-983870051"/>
                  <w:tag w:val="goog_rdk_65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Tại bắt đầu mỗi phiên truy cập.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081125723"/>
        <w:tag w:val="goog_rdk_659"/>
      </w:sdtPr>
      <w:sdtContent>
        <w:p w:rsidR="00000000" w:rsidDel="00000000" w:rsidP="00000000" w:rsidRDefault="00000000" w:rsidRPr="00000000" w14:paraId="000000A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681099527"/>
              <w:tag w:val="goog_rdk_655"/>
            </w:sdtPr>
            <w:sdtContent>
              <w:del w:author="Nguyễn Anh Kiệt" w:id="2" w:date="2025-04-23T17:56:21Z"/>
              <w:sdt>
                <w:sdtPr>
                  <w:id w:val="1247496442"/>
                  <w:tag w:val="goog_rdk_65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2104038539"/>
                    <w:tag w:val="goog_rdk_657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Cho mỗi đối tượng riêng biệt được truy xuất.</w:delText>
                    </w:r>
                  </w:sdtContent>
                </w:sdt>
                <w:sdt>
                  <w:sdtPr>
                    <w:id w:val="65080263"/>
                    <w:tag w:val="goog_rdk_658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sdtContent>
                </w:sdt>
              </w:del>
            </w:sdtContent>
          </w:sdt>
        </w:p>
      </w:sdtContent>
    </w:sdt>
    <w:sdt>
      <w:sdtPr>
        <w:id w:val="-551651254"/>
        <w:tag w:val="goog_rdk_674"/>
      </w:sdtPr>
      <w:sdtContent>
        <w:p w:rsidR="00000000" w:rsidDel="00000000" w:rsidP="00000000" w:rsidRDefault="00000000" w:rsidRPr="00000000" w14:paraId="000000A9">
          <w:pPr>
            <w:tabs>
              <w:tab w:val="left" w:leader="none" w:pos="3402"/>
            </w:tabs>
            <w:rPr>
              <w:ins w:author="Nhật Tân Nguyễn" w:id="22" w:date="2023-10-25T03:42:15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42965642"/>
              <w:tag w:val="goog_rdk_660"/>
            </w:sdtPr>
            <w:sdtContent>
              <w:del w:author="Nguyễn Anh Kiệt" w:id="2" w:date="2025-04-23T17:56:21Z"/>
              <w:sdt>
                <w:sdtPr>
                  <w:id w:val="-1343994068"/>
                  <w:tag w:val="goog_rdk_66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Khi có yêu cầu từ server.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-246184473"/>
              <w:tag w:val="goog_rdk_662"/>
            </w:sdtPr>
            <w:sdtContent>
              <w:ins w:author="Quân Minh" w:id="20" w:date="2023-11-03T05:45:17Z">
                <w:sdt>
                  <w:sdtPr>
                    <w:id w:val="-1780435665"/>
                    <w:tag w:val="goog_rdk_663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2042221623"/>
                  <w:tag w:val="goog_rdk_664"/>
                </w:sdtPr>
                <w:sdtContent>
                  <w:ins w:author="Quân Minh" w:id="20" w:date="2023-11-03T05:45:17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delText xml:space="preserve"> </w:delText>
                      </w:r>
                    </w:del>
                  </w:ins>
                </w:sdtContent>
              </w:sdt>
              <w:ins w:author="Quân Minh" w:id="20" w:date="2023-11-03T05:45:17Z">
                <w:del w:author="Nguyễn Anh Kiệt" w:id="2" w:date="2025-04-23T17:56:21Z"/>
              </w:ins>
            </w:sdtContent>
          </w:sdt>
          <w:sdt>
            <w:sdtPr>
              <w:id w:val="1901844974"/>
              <w:tag w:val="goog_rdk_665"/>
            </w:sdtPr>
            <w:sdtContent>
              <w:del w:author="Nguyễn Anh Kiệt" w:id="2" w:date="2025-04-23T17:56:21Z"/>
              <w:sdt>
                <w:sdtPr>
                  <w:id w:val="-15470850"/>
                  <w:tag w:val="goog_rdk_66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1538160578"/>
              <w:tag w:val="goog_rdk_667"/>
            </w:sdtPr>
            <w:sdtContent>
              <w:ins w:author="Vân Bùi Nguyễn Tường" w:id="21" w:date="2024-04-19T04:26:25Z">
                <w:sdt>
                  <w:sdtPr>
                    <w:id w:val="-620526363"/>
                    <w:tag w:val="goog_rdk_668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351782760"/>
                  <w:tag w:val="goog_rdk_669"/>
                </w:sdtPr>
                <w:sdtContent>
                  <w:ins w:author="Vân Bùi Nguyễn Tường" w:id="21" w:date="2024-04-19T04:26:25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tab/>
                      </w:r>
                    </w:del>
                  </w:ins>
                </w:sdtContent>
              </w:sdt>
              <w:ins w:author="Vân Bùi Nguyễn Tường" w:id="21" w:date="2024-04-19T04:26:25Z">
                <w:del w:author="Nguyễn Anh Kiệt" w:id="2" w:date="2025-04-23T17:56:21Z"/>
              </w:ins>
            </w:sdtContent>
          </w:sdt>
          <w:sdt>
            <w:sdtPr>
              <w:id w:val="1997552754"/>
              <w:tag w:val="goog_rdk_670"/>
            </w:sdtPr>
            <w:sdtContent>
              <w:del w:author="Nguyễn Anh Kiệt" w:id="2" w:date="2025-04-23T17:56:21Z"/>
            </w:sdtContent>
          </w:sdt>
          <w:sdt>
            <w:sdtPr>
              <w:id w:val="403933848"/>
              <w:tag w:val="goog_rdk_671"/>
            </w:sdtPr>
            <w:sdtContent>
              <w:ins w:author="Nhật Tân Nguyễn" w:id="22" w:date="2023-10-25T03:42:15Z">
                <w:sdt>
                  <w:sdtPr>
                    <w:id w:val="-1761170722"/>
                    <w:tag w:val="goog_rdk_672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336406152"/>
                  <w:tag w:val="goog_rdk_673"/>
                </w:sdtPr>
                <w:sdtContent>
                  <w:ins w:author="Nhật Tân Nguyễn" w:id="22" w:date="2023-10-25T03:42:15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Nhật Tân Nguyễn" w:id="22" w:date="2023-10-25T03:42:15Z">
                <w:del w:author="Nguyễn Anh Kiệt" w:id="2" w:date="2025-04-23T17:56:21Z"/>
              </w:ins>
            </w:sdtContent>
          </w:sdt>
        </w:p>
      </w:sdtContent>
    </w:sdt>
    <w:sdt>
      <w:sdtPr>
        <w:id w:val="-612395451"/>
        <w:tag w:val="goog_rdk_678"/>
      </w:sdtPr>
      <w:sdtContent>
        <w:p w:rsidR="00000000" w:rsidDel="00000000" w:rsidP="00000000" w:rsidRDefault="00000000" w:rsidRPr="00000000" w14:paraId="000000A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819479344"/>
              <w:tag w:val="goog_rdk_676"/>
            </w:sdtPr>
            <w:sdtContent>
              <w:del w:author="Nguyễn Anh Kiệt" w:id="2" w:date="2025-04-23T17:56:21Z"/>
              <w:sdt>
                <w:sdtPr>
                  <w:id w:val="-950664385"/>
                  <w:tag w:val="goog_rdk_67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Chỉ khi có lỗi kết nối.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75733882"/>
        <w:tag w:val="goog_rdk_681"/>
      </w:sdtPr>
      <w:sdtContent>
        <w:p w:rsidR="00000000" w:rsidDel="00000000" w:rsidP="00000000" w:rsidRDefault="00000000" w:rsidRPr="00000000" w14:paraId="000000A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609830021"/>
              <w:tag w:val="goog_rdk_679"/>
            </w:sdtPr>
            <w:sdtContent>
              <w:del w:author="Nguyễn Anh Kiệt" w:id="2" w:date="2025-04-23T17:56:21Z"/>
              <w:sdt>
                <w:sdtPr>
                  <w:id w:val="260367462"/>
                  <w:tag w:val="goog_rdk_68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95653011"/>
        <w:tag w:val="goog_rdk_684"/>
      </w:sdtPr>
      <w:sdtContent>
        <w:p w:rsidR="00000000" w:rsidDel="00000000" w:rsidP="00000000" w:rsidRDefault="00000000" w:rsidRPr="00000000" w14:paraId="000000A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607188765"/>
              <w:tag w:val="goog_rdk_682"/>
            </w:sdtPr>
            <w:sdtContent>
              <w:del w:author="Nguyễn Anh Kiệt" w:id="2" w:date="2025-04-23T17:56:21Z"/>
              <w:sdt>
                <w:sdtPr>
                  <w:id w:val="-1387355522"/>
                  <w:tag w:val="goog_rdk_68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5: Làm thế nào để cải thiện hiệu suất của HTTP không bền vững?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77741226"/>
        <w:tag w:val="goog_rdk_687"/>
      </w:sdtPr>
      <w:sdtContent>
        <w:p w:rsidR="00000000" w:rsidDel="00000000" w:rsidP="00000000" w:rsidRDefault="00000000" w:rsidRPr="00000000" w14:paraId="000000A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787388670"/>
              <w:tag w:val="goog_rdk_685"/>
            </w:sdtPr>
            <w:sdtContent>
              <w:del w:author="Nguyễn Anh Kiệt" w:id="2" w:date="2025-04-23T17:56:21Z"/>
              <w:sdt>
                <w:sdtPr>
                  <w:id w:val="-1408974793"/>
                  <w:tag w:val="goog_rdk_68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Giữ kết nối mở cho tất cả các truy vấn.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359838316"/>
        <w:tag w:val="goog_rdk_690"/>
      </w:sdtPr>
      <w:sdtContent>
        <w:p w:rsidR="00000000" w:rsidDel="00000000" w:rsidP="00000000" w:rsidRDefault="00000000" w:rsidRPr="00000000" w14:paraId="000000A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104701605"/>
              <w:tag w:val="goog_rdk_688"/>
            </w:sdtPr>
            <w:sdtContent>
              <w:del w:author="Nguyễn Anh Kiệt" w:id="2" w:date="2025-04-23T17:56:21Z"/>
              <w:sdt>
                <w:sdtPr>
                  <w:id w:val="1502709756"/>
                  <w:tag w:val="goog_rdk_68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B. Mở nhiều kết nối cho mỗi truy vấn.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32680555"/>
        <w:tag w:val="goog_rdk_693"/>
      </w:sdtPr>
      <w:sdtContent>
        <w:p w:rsidR="00000000" w:rsidDel="00000000" w:rsidP="00000000" w:rsidRDefault="00000000" w:rsidRPr="00000000" w14:paraId="000000A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009881492"/>
              <w:tag w:val="goog_rdk_691"/>
            </w:sdtPr>
            <w:sdtContent>
              <w:del w:author="Nguyễn Anh Kiệt" w:id="2" w:date="2025-04-23T17:56:21Z"/>
              <w:sdt>
                <w:sdtPr>
                  <w:id w:val="16690433"/>
                  <w:tag w:val="goog_rdk_69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Sử dụng kết nối TCP khác nhau cho mỗi đối tượng.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65199940"/>
        <w:tag w:val="goog_rdk_696"/>
      </w:sdtPr>
      <w:sdtContent>
        <w:p w:rsidR="00000000" w:rsidDel="00000000" w:rsidP="00000000" w:rsidRDefault="00000000" w:rsidRPr="00000000" w14:paraId="000000B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750972945"/>
              <w:tag w:val="goog_rdk_694"/>
            </w:sdtPr>
            <w:sdtContent>
              <w:del w:author="Nguyễn Anh Kiệt" w:id="2" w:date="2025-04-23T17:56:21Z"/>
              <w:sdt>
                <w:sdtPr>
                  <w:id w:val="-1858224412"/>
                  <w:tag w:val="goog_rdk_69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Chuyển sang sử dụng HTTP bền vững.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483905004"/>
        <w:tag w:val="goog_rdk_699"/>
      </w:sdtPr>
      <w:sdtContent>
        <w:p w:rsidR="00000000" w:rsidDel="00000000" w:rsidP="00000000" w:rsidRDefault="00000000" w:rsidRPr="00000000" w14:paraId="000000B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130217854"/>
              <w:tag w:val="goog_rdk_697"/>
            </w:sdtPr>
            <w:sdtContent>
              <w:del w:author="Nguyễn Anh Kiệt" w:id="2" w:date="2025-04-23T17:56:21Z"/>
              <w:sdt>
                <w:sdtPr>
                  <w:id w:val="-1466144232"/>
                  <w:tag w:val="goog_rdk_69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866776615"/>
        <w:tag w:val="goog_rdk_702"/>
      </w:sdtPr>
      <w:sdtContent>
        <w:p w:rsidR="00000000" w:rsidDel="00000000" w:rsidP="00000000" w:rsidRDefault="00000000" w:rsidRPr="00000000" w14:paraId="000000B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895009285"/>
              <w:tag w:val="goog_rdk_700"/>
            </w:sdtPr>
            <w:sdtContent>
              <w:del w:author="Nguyễn Anh Kiệt" w:id="2" w:date="2025-04-23T17:56:21Z"/>
              <w:sdt>
                <w:sdtPr>
                  <w:id w:val="1619954884"/>
                  <w:tag w:val="goog_rdk_70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6: Phát biểu nào sau đây là sai về kết nối HTTP không bền vững?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691675061"/>
        <w:tag w:val="goog_rdk_705"/>
      </w:sdtPr>
      <w:sdtContent>
        <w:p w:rsidR="00000000" w:rsidDel="00000000" w:rsidP="00000000" w:rsidRDefault="00000000" w:rsidRPr="00000000" w14:paraId="000000B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80851410"/>
              <w:tag w:val="goog_rdk_703"/>
            </w:sdtPr>
            <w:sdtContent>
              <w:del w:author="Nguyễn Anh Kiệt" w:id="2" w:date="2025-04-23T17:56:21Z"/>
              <w:sdt>
                <w:sdtPr>
                  <w:id w:val="1085806666"/>
                  <w:tag w:val="goog_rdk_70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A. Mỗi yêu cầu/phiên phản hồi yêu cầu một kết nối TCP mới.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704406834"/>
        <w:tag w:val="goog_rdk_711"/>
      </w:sdtPr>
      <w:sdtContent>
        <w:p w:rsidR="00000000" w:rsidDel="00000000" w:rsidP="00000000" w:rsidRDefault="00000000" w:rsidRPr="00000000" w14:paraId="000000B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070905461"/>
              <w:tag w:val="goog_rdk_706"/>
            </w:sdtPr>
            <w:sdtContent>
              <w:del w:author="Nguyễn Anh Kiệt" w:id="2" w:date="2025-04-23T17:56:21Z"/>
              <w:sdt>
                <w:sdtPr>
                  <w:id w:val="-211762344"/>
                  <w:tag w:val="goog_rdk_70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B. HTTP không bền vững không đòi hỏi hai chuyến đi-đến (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65746918"/>
                    <w:tag w:val="goog_rdk_708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2RTTs</w:delText>
                    </w:r>
                  </w:sdtContent>
                </w:sdt>
                <w:sdt>
                  <w:sdtPr>
                    <w:id w:val="-1778051738"/>
                    <w:tag w:val="goog_rdk_709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) cho mỗi đối tượng</w:delText>
                    </w:r>
                  </w:sdtContent>
                </w:sdt>
                <w:sdt>
                  <w:sdtPr>
                    <w:id w:val="1852327245"/>
                    <w:tag w:val="goog_rdk_710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.</w:delText>
                    </w:r>
                  </w:sdtContent>
                </w:sdt>
              </w:del>
            </w:sdtContent>
          </w:sdt>
        </w:p>
      </w:sdtContent>
    </w:sdt>
    <w:sdt>
      <w:sdtPr>
        <w:id w:val="142361983"/>
        <w:tag w:val="goog_rdk_714"/>
      </w:sdtPr>
      <w:sdtContent>
        <w:p w:rsidR="00000000" w:rsidDel="00000000" w:rsidP="00000000" w:rsidRDefault="00000000" w:rsidRPr="00000000" w14:paraId="000000B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921459182"/>
              <w:tag w:val="goog_rdk_712"/>
            </w:sdtPr>
            <w:sdtContent>
              <w:del w:author="Nguyễn Anh Kiệt" w:id="2" w:date="2025-04-23T17:56:21Z"/>
              <w:sdt>
                <w:sdtPr>
                  <w:id w:val="152520044"/>
                  <w:tag w:val="goog_rdk_71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C. HTTP không bền vững chậm hơn HTTP bền vững.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123955226"/>
        <w:tag w:val="goog_rdk_717"/>
      </w:sdtPr>
      <w:sdtContent>
        <w:p w:rsidR="00000000" w:rsidDel="00000000" w:rsidP="00000000" w:rsidRDefault="00000000" w:rsidRPr="00000000" w14:paraId="000000B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928413611"/>
              <w:tag w:val="goog_rdk_715"/>
            </w:sdtPr>
            <w:sdtContent>
              <w:del w:author="Nguyễn Anh Kiệt" w:id="2" w:date="2025-04-23T17:56:21Z"/>
              <w:sdt>
                <w:sdtPr>
                  <w:id w:val="923075032"/>
                  <w:tag w:val="goog_rdk_71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Việc gửi nhiều đối tượng yêu cầu nhiều kết nối TCP.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524513388"/>
        <w:tag w:val="goog_rdk_720"/>
      </w:sdtPr>
      <w:sdtContent>
        <w:p w:rsidR="00000000" w:rsidDel="00000000" w:rsidP="00000000" w:rsidRDefault="00000000" w:rsidRPr="00000000" w14:paraId="000000B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442854960"/>
              <w:tag w:val="goog_rdk_718"/>
            </w:sdtPr>
            <w:sdtContent>
              <w:del w:author="Nguyễn Anh Kiệt" w:id="2" w:date="2025-04-23T17:56:21Z"/>
              <w:sdt>
                <w:sdtPr>
                  <w:id w:val="-561581156"/>
                  <w:tag w:val="goog_rdk_71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04681804"/>
        <w:tag w:val="goog_rdk_723"/>
      </w:sdtPr>
      <w:sdtContent>
        <w:p w:rsidR="00000000" w:rsidDel="00000000" w:rsidP="00000000" w:rsidRDefault="00000000" w:rsidRPr="00000000" w14:paraId="000000B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679034177"/>
              <w:tag w:val="goog_rdk_721"/>
            </w:sdtPr>
            <w:sdtContent>
              <w:del w:author="Nguyễn Anh Kiệt" w:id="2" w:date="2025-04-23T17:56:21Z"/>
              <w:sdt>
                <w:sdtPr>
                  <w:id w:val="1380705492"/>
                  <w:tag w:val="goog_rdk_72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7: Chọn phát biểu đúng về HTTP bền vững: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3610355"/>
        <w:tag w:val="goog_rdk_726"/>
      </w:sdtPr>
      <w:sdtContent>
        <w:p w:rsidR="00000000" w:rsidDel="00000000" w:rsidP="00000000" w:rsidRDefault="00000000" w:rsidRPr="00000000" w14:paraId="000000B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972001413"/>
              <w:tag w:val="goog_rdk_724"/>
            </w:sdtPr>
            <w:sdtContent>
              <w:del w:author="Nguyễn Anh Kiệt" w:id="2" w:date="2025-04-23T17:56:21Z"/>
              <w:sdt>
                <w:sdtPr>
                  <w:id w:val="-1620795140"/>
                  <w:tag w:val="goog_rdk_72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HTTP bền vững yêu cầu một kết nối TCP mới cho mỗi đối tượng được tải.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98689027"/>
        <w:tag w:val="goog_rdk_729"/>
      </w:sdtPr>
      <w:sdtContent>
        <w:p w:rsidR="00000000" w:rsidDel="00000000" w:rsidP="00000000" w:rsidRDefault="00000000" w:rsidRPr="00000000" w14:paraId="000000B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964117674"/>
              <w:tag w:val="goog_rdk_727"/>
            </w:sdtPr>
            <w:sdtContent>
              <w:del w:author="Nguyễn Anh Kiệt" w:id="2" w:date="2025-04-23T17:56:21Z"/>
              <w:sdt>
                <w:sdtPr>
                  <w:id w:val="-1186729621"/>
                  <w:tag w:val="goog_rdk_72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HTTP bền vững giữ cho kết nối TCP giữa client và server được bảo lưu cho nhiều đối tượng.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136934375"/>
        <w:tag w:val="goog_rdk_732"/>
      </w:sdtPr>
      <w:sdtContent>
        <w:p w:rsidR="00000000" w:rsidDel="00000000" w:rsidP="00000000" w:rsidRDefault="00000000" w:rsidRPr="00000000" w14:paraId="000000B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042948615"/>
              <w:tag w:val="goog_rdk_730"/>
            </w:sdtPr>
            <w:sdtContent>
              <w:del w:author="Nguyễn Anh Kiệt" w:id="2" w:date="2025-04-23T17:56:21Z"/>
              <w:sdt>
                <w:sdtPr>
                  <w:id w:val="1833954893"/>
                  <w:tag w:val="goog_rdk_73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HTTP bền vững tăng số lượng RTTs so với HTTP không bền vững.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663883738"/>
        <w:tag w:val="goog_rdk_735"/>
      </w:sdtPr>
      <w:sdtContent>
        <w:p w:rsidR="00000000" w:rsidDel="00000000" w:rsidP="00000000" w:rsidRDefault="00000000" w:rsidRPr="00000000" w14:paraId="000000B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75963479"/>
              <w:tag w:val="goog_rdk_733"/>
            </w:sdtPr>
            <w:sdtContent>
              <w:del w:author="Nguyễn Anh Kiệt" w:id="2" w:date="2025-04-23T17:56:21Z"/>
              <w:sdt>
                <w:sdtPr>
                  <w:id w:val="-522282093"/>
                  <w:tag w:val="goog_rdk_73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Khi server gửi một đối tượng qua kết nối, kết nối TCP tắt ngay lập tức.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667534783"/>
        <w:tag w:val="goog_rdk_738"/>
      </w:sdtPr>
      <w:sdtContent>
        <w:p w:rsidR="00000000" w:rsidDel="00000000" w:rsidP="00000000" w:rsidRDefault="00000000" w:rsidRPr="00000000" w14:paraId="000000B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666905859"/>
              <w:tag w:val="goog_rdk_736"/>
            </w:sdtPr>
            <w:sdtContent>
              <w:del w:author="Nguyễn Anh Kiệt" w:id="2" w:date="2025-04-23T17:56:21Z"/>
              <w:sdt>
                <w:sdtPr>
                  <w:id w:val="498587451"/>
                  <w:tag w:val="goog_rdk_73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561707939"/>
        <w:tag w:val="goog_rdk_741"/>
      </w:sdtPr>
      <w:sdtContent>
        <w:p w:rsidR="00000000" w:rsidDel="00000000" w:rsidP="00000000" w:rsidRDefault="00000000" w:rsidRPr="00000000" w14:paraId="000000B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820180260"/>
              <w:tag w:val="goog_rdk_739"/>
            </w:sdtPr>
            <w:sdtContent>
              <w:del w:author="Nguyễn Anh Kiệt" w:id="2" w:date="2025-04-23T17:56:21Z"/>
              <w:sdt>
                <w:sdtPr>
                  <w:id w:val="-629761859"/>
                  <w:tag w:val="goog_rdk_74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8: Chọn câu đúng về HTTP: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199045078"/>
        <w:tag w:val="goog_rdk_744"/>
      </w:sdtPr>
      <w:sdtContent>
        <w:p w:rsidR="00000000" w:rsidDel="00000000" w:rsidP="00000000" w:rsidRDefault="00000000" w:rsidRPr="00000000" w14:paraId="000000B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856091043"/>
              <w:tag w:val="goog_rdk_742"/>
            </w:sdtPr>
            <w:sdtContent>
              <w:del w:author="Nguyễn Anh Kiệt" w:id="2" w:date="2025-04-23T17:56:21Z"/>
              <w:sdt>
                <w:sdtPr>
                  <w:id w:val="1029930783"/>
                  <w:tag w:val="goog_rdk_74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HTTP không bền vững sử dụng ít tài nguyên hơn so với HTTP bền vững.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144163245"/>
        <w:tag w:val="goog_rdk_747"/>
      </w:sdtPr>
      <w:sdtContent>
        <w:p w:rsidR="00000000" w:rsidDel="00000000" w:rsidP="00000000" w:rsidRDefault="00000000" w:rsidRPr="00000000" w14:paraId="000000C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049667926"/>
              <w:tag w:val="goog_rdk_745"/>
            </w:sdtPr>
            <w:sdtContent>
              <w:del w:author="Nguyễn Anh Kiệt" w:id="2" w:date="2025-04-23T17:56:21Z"/>
              <w:sdt>
                <w:sdtPr>
                  <w:id w:val="-777867398"/>
                  <w:tag w:val="goog_rdk_74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HTTP bền vững cung cấp thời gian phản hồi nhanh hơn so với HTTP không bền vững.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597618452"/>
        <w:tag w:val="goog_rdk_750"/>
      </w:sdtPr>
      <w:sdtContent>
        <w:p w:rsidR="00000000" w:rsidDel="00000000" w:rsidP="00000000" w:rsidRDefault="00000000" w:rsidRPr="00000000" w14:paraId="000000C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792833459"/>
              <w:tag w:val="goog_rdk_748"/>
            </w:sdtPr>
            <w:sdtContent>
              <w:del w:author="Nguyễn Anh Kiệt" w:id="2" w:date="2025-04-23T17:56:21Z"/>
              <w:sdt>
                <w:sdtPr>
                  <w:id w:val="1204749174"/>
                  <w:tag w:val="goog_rdk_74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C. HTTP không bền vững giữ một kết nối TCP mở cho tất cả requests.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41339700"/>
        <w:tag w:val="goog_rdk_753"/>
      </w:sdtPr>
      <w:sdtContent>
        <w:p w:rsidR="00000000" w:rsidDel="00000000" w:rsidP="00000000" w:rsidRDefault="00000000" w:rsidRPr="00000000" w14:paraId="000000C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133567392"/>
              <w:tag w:val="goog_rdk_751"/>
            </w:sdtPr>
            <w:sdtContent>
              <w:del w:author="Nguyễn Anh Kiệt" w:id="2" w:date="2025-04-23T17:56:21Z"/>
              <w:sdt>
                <w:sdtPr>
                  <w:id w:val="-463698009"/>
                  <w:tag w:val="goog_rdk_75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HTTP bền vững yêu cầu nhiều RTTs hơn cho mỗi đối tượng được gửi đi.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244527546"/>
        <w:tag w:val="goog_rdk_756"/>
      </w:sdtPr>
      <w:sdtContent>
        <w:p w:rsidR="00000000" w:rsidDel="00000000" w:rsidP="00000000" w:rsidRDefault="00000000" w:rsidRPr="00000000" w14:paraId="000000C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705014286"/>
              <w:tag w:val="goog_rdk_754"/>
            </w:sdtPr>
            <w:sdtContent>
              <w:del w:author="Nguyễn Anh Kiệt" w:id="2" w:date="2025-04-23T17:56:21Z"/>
              <w:sdt>
                <w:sdtPr>
                  <w:id w:val="-1352906141"/>
                  <w:tag w:val="goog_rdk_75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822960622"/>
        <w:tag w:val="goog_rdk_761"/>
      </w:sdtPr>
      <w:sdtContent>
        <w:p w:rsidR="00000000" w:rsidDel="00000000" w:rsidP="00000000" w:rsidRDefault="00000000" w:rsidRPr="00000000" w14:paraId="000000C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773046643"/>
              <w:tag w:val="goog_rdk_757"/>
            </w:sdtPr>
            <w:sdtContent>
              <w:del w:author="Nguyễn Anh Kiệt" w:id="2" w:date="2025-04-23T17:56:21Z"/>
              <w:sdt>
                <w:sdtPr>
                  <w:id w:val="-1837401517"/>
                  <w:tag w:val="goog_rdk_75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9: Kết nối HTTP bền vững có thể được ngắt bởi ai? A. Chỉ client B. Chỉ server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253536532"/>
                    <w:tag w:val="goog_rdk_759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Cả client và serve</w:delText>
                    </w:r>
                  </w:sdtContent>
                </w:sdt>
                <w:sdt>
                  <w:sdtPr>
                    <w:id w:val="1408343571"/>
                    <w:tag w:val="goog_rdk_760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r D. Tự động ngắt sau một khoảng thời gian không hoạt động</w:delText>
                    </w:r>
                  </w:sdtContent>
                </w:sdt>
              </w:del>
            </w:sdtContent>
          </w:sdt>
        </w:p>
      </w:sdtContent>
    </w:sdt>
    <w:sdt>
      <w:sdtPr>
        <w:id w:val="1099129379"/>
        <w:tag w:val="goog_rdk_764"/>
      </w:sdtPr>
      <w:sdtContent>
        <w:p w:rsidR="00000000" w:rsidDel="00000000" w:rsidP="00000000" w:rsidRDefault="00000000" w:rsidRPr="00000000" w14:paraId="000000C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901830326"/>
              <w:tag w:val="goog_rdk_762"/>
            </w:sdtPr>
            <w:sdtContent>
              <w:del w:author="Nguyễn Anh Kiệt" w:id="2" w:date="2025-04-23T17:56:21Z"/>
              <w:sdt>
                <w:sdtPr>
                  <w:id w:val="1932315299"/>
                  <w:tag w:val="goog_rdk_76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87474068"/>
        <w:tag w:val="goog_rdk_767"/>
      </w:sdtPr>
      <w:sdtContent>
        <w:p w:rsidR="00000000" w:rsidDel="00000000" w:rsidP="00000000" w:rsidRDefault="00000000" w:rsidRPr="00000000" w14:paraId="000000C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995340476"/>
              <w:tag w:val="goog_rdk_765"/>
            </w:sdtPr>
            <w:sdtContent>
              <w:del w:author="Nguyễn Anh Kiệt" w:id="2" w:date="2025-04-23T17:56:21Z"/>
              <w:sdt>
                <w:sdtPr>
                  <w:id w:val="1968389803"/>
                  <w:tag w:val="goog_rdk_76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10: Phát biểu nào sau đây là đúng với HTTP bền vững?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183300471"/>
        <w:tag w:val="goog_rdk_772"/>
      </w:sdtPr>
      <w:sdtContent>
        <w:p w:rsidR="00000000" w:rsidDel="00000000" w:rsidP="00000000" w:rsidRDefault="00000000" w:rsidRPr="00000000" w14:paraId="000000C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656243322"/>
              <w:tag w:val="goog_rdk_768"/>
            </w:sdtPr>
            <w:sdtContent>
              <w:del w:author="Nguyễn Anh Kiệt" w:id="2" w:date="2025-04-23T17:56:21Z"/>
              <w:sdt>
                <w:sdtPr>
                  <w:id w:val="1251719118"/>
                  <w:tag w:val="goog_rdk_76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810064018"/>
                    <w:tag w:val="goog_rdk_770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. Khi client hoặc server ngắt kết nối, tất cả các yêu cầu/phiên phản hồi đang chờ sẽ bị hủy</w:delText>
                    </w:r>
                  </w:sdtContent>
                </w:sdt>
                <w:sdt>
                  <w:sdtPr>
                    <w:id w:val="-1849202061"/>
                    <w:tag w:val="goog_rdk_771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. </w:delText>
                    </w:r>
                  </w:sdtContent>
                </w:sdt>
              </w:del>
            </w:sdtContent>
          </w:sdt>
        </w:p>
      </w:sdtContent>
    </w:sdt>
    <w:sdt>
      <w:sdtPr>
        <w:id w:val="-164778955"/>
        <w:tag w:val="goog_rdk_775"/>
      </w:sdtPr>
      <w:sdtContent>
        <w:p w:rsidR="00000000" w:rsidDel="00000000" w:rsidP="00000000" w:rsidRDefault="00000000" w:rsidRPr="00000000" w14:paraId="000000C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670651946"/>
              <w:tag w:val="goog_rdk_773"/>
            </w:sdtPr>
            <w:sdtContent>
              <w:del w:author="Nguyễn Anh Kiệt" w:id="2" w:date="2025-04-23T17:56:21Z"/>
              <w:sdt>
                <w:sdtPr>
                  <w:id w:val="-615936868"/>
                  <w:tag w:val="goog_rdk_77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Mỗi đối tượng cần một kết nối TCP riêng biệt để được tải về.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076233292"/>
        <w:tag w:val="goog_rdk_778"/>
      </w:sdtPr>
      <w:sdtContent>
        <w:p w:rsidR="00000000" w:rsidDel="00000000" w:rsidP="00000000" w:rsidRDefault="00000000" w:rsidRPr="00000000" w14:paraId="000000C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776314378"/>
              <w:tag w:val="goog_rdk_776"/>
            </w:sdtPr>
            <w:sdtContent>
              <w:del w:author="Nguyễn Anh Kiệt" w:id="2" w:date="2025-04-23T17:56:21Z"/>
              <w:sdt>
                <w:sdtPr>
                  <w:id w:val="-2115969050"/>
                  <w:tag w:val="goog_rdk_77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HTTP bền vững không thể tải nhiều đối tượng qua một kết nối.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02264626"/>
        <w:tag w:val="goog_rdk_781"/>
      </w:sdtPr>
      <w:sdtContent>
        <w:p w:rsidR="00000000" w:rsidDel="00000000" w:rsidP="00000000" w:rsidRDefault="00000000" w:rsidRPr="00000000" w14:paraId="000000C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480683602"/>
              <w:tag w:val="goog_rdk_779"/>
            </w:sdtPr>
            <w:sdtContent>
              <w:del w:author="Nguyễn Anh Kiệt" w:id="2" w:date="2025-04-23T17:56:21Z"/>
              <w:sdt>
                <w:sdtPr>
                  <w:id w:val="-902756047"/>
                  <w:tag w:val="goog_rdk_78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Kết nối TCP giữa client và server được bảo lưu cho một đối tượng duy nhất.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09081445"/>
        <w:tag w:val="goog_rdk_784"/>
      </w:sdtPr>
      <w:sdtContent>
        <w:p w:rsidR="00000000" w:rsidDel="00000000" w:rsidP="00000000" w:rsidRDefault="00000000" w:rsidRPr="00000000" w14:paraId="000000C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313831585"/>
              <w:tag w:val="goog_rdk_782"/>
            </w:sdtPr>
            <w:sdtContent>
              <w:del w:author="Nguyễn Anh Kiệt" w:id="2" w:date="2025-04-23T17:56:21Z"/>
              <w:sdt>
                <w:sdtPr>
                  <w:id w:val="-1652948684"/>
                  <w:tag w:val="goog_rdk_78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478802162"/>
        <w:tag w:val="goog_rdk_787"/>
      </w:sdtPr>
      <w:sdtContent>
        <w:p w:rsidR="00000000" w:rsidDel="00000000" w:rsidP="00000000" w:rsidRDefault="00000000" w:rsidRPr="00000000" w14:paraId="000000C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430448367"/>
              <w:tag w:val="goog_rdk_785"/>
            </w:sdtPr>
            <w:sdtContent>
              <w:del w:author="Nguyễn Anh Kiệt" w:id="2" w:date="2025-04-23T17:56:21Z"/>
              <w:sdt>
                <w:sdtPr>
                  <w:id w:val="-935394398"/>
                  <w:tag w:val="goog_rdk_78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10: Ở bước 6 những giao thức nào có thể được sử dụng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78196886"/>
        <w:tag w:val="goog_rdk_790"/>
      </w:sdtPr>
      <w:sdtContent>
        <w:p w:rsidR="00000000" w:rsidDel="00000000" w:rsidP="00000000" w:rsidRDefault="00000000" w:rsidRPr="00000000" w14:paraId="000000C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987043460"/>
              <w:tag w:val="goog_rdk_788"/>
            </w:sdtPr>
            <w:sdtContent>
              <w:del w:author="Nguyễn Anh Kiệt" w:id="2" w:date="2025-04-23T17:56:21Z"/>
              <w:sdt>
                <w:sdtPr>
                  <w:id w:val="-1267937993"/>
                  <w:tag w:val="goog_rdk_78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SMTP                                                    B.IMAP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183525796"/>
        <w:tag w:val="goog_rdk_794"/>
      </w:sdtPr>
      <w:sdtContent>
        <w:p w:rsidR="00000000" w:rsidDel="00000000" w:rsidP="00000000" w:rsidRDefault="00000000" w:rsidRPr="00000000" w14:paraId="000000C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648256692"/>
              <w:tag w:val="goog_rdk_791"/>
            </w:sdtPr>
            <w:sdtContent>
              <w:del w:author="Nguyễn Anh Kiệt" w:id="2" w:date="2025-04-23T17:56:21Z"/>
              <w:sdt>
                <w:sdtPr>
                  <w:id w:val="-1315362296"/>
                  <w:tag w:val="goog_rdk_79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 Cả A và B đều sao                       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507162502"/>
                    <w:tag w:val="goog_rdk_793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D. Cả A và B đều đúng</w:delText>
                    </w:r>
                  </w:sdtContent>
                </w:sdt>
              </w:del>
            </w:sdtContent>
          </w:sdt>
        </w:p>
      </w:sdtContent>
    </w:sdt>
    <w:sdt>
      <w:sdtPr>
        <w:id w:val="-744600774"/>
        <w:tag w:val="goog_rdk_797"/>
      </w:sdtPr>
      <w:sdtContent>
        <w:p w:rsidR="00000000" w:rsidDel="00000000" w:rsidP="00000000" w:rsidRDefault="00000000" w:rsidRPr="00000000" w14:paraId="000000C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684337975"/>
              <w:tag w:val="goog_rdk_795"/>
            </w:sdtPr>
            <w:sdtContent>
              <w:del w:author="Nguyễn Anh Kiệt" w:id="2" w:date="2025-04-23T17:56:21Z"/>
              <w:sdt>
                <w:sdtPr>
                  <w:id w:val="-694028931"/>
                  <w:tag w:val="goog_rdk_79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Giải: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60808117"/>
        <w:tag w:val="goog_rdk_800"/>
      </w:sdtPr>
      <w:sdtContent>
        <w:p w:rsidR="00000000" w:rsidDel="00000000" w:rsidP="00000000" w:rsidRDefault="00000000" w:rsidRPr="00000000" w14:paraId="000000D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842390053"/>
              <w:tag w:val="goog_rdk_798"/>
            </w:sdtPr>
            <w:sdtContent>
              <w:del w:author="Nguyễn Anh Kiệt" w:id="2" w:date="2025-04-23T17:56:21Z"/>
              <w:sdt>
                <w:sdtPr>
                  <w:id w:val="-364312110"/>
                  <w:tag w:val="goog_rdk_79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797844147"/>
        <w:tag w:val="goog_rdk_807"/>
      </w:sdtPr>
      <w:sdtContent>
        <w:p w:rsidR="00000000" w:rsidDel="00000000" w:rsidP="00000000" w:rsidRDefault="00000000" w:rsidRPr="00000000" w14:paraId="000000D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782904376"/>
              <w:tag w:val="goog_rdk_801"/>
            </w:sdtPr>
            <w:sdtContent>
              <w:del w:author="Nguyễn Anh Kiệt" w:id="2" w:date="2025-04-23T17:56:21Z"/>
              <w:sdt>
                <w:sdtPr>
                  <w:id w:val="1187133058"/>
                  <w:tag w:val="goog_rdk_80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1589519693"/>
              <w:tag w:val="goog_rdk_803"/>
            </w:sdtPr>
            <w:sdtContent>
              <w:ins w:author="Thắng Nguyễn Trần Nhật" w:id="23" w:date="2025-10-30T13:18:05Z">
                <w:sdt>
                  <w:sdtPr>
                    <w:id w:val="-1528039202"/>
                    <w:tag w:val="goog_rdk_804"/>
                  </w:sdtPr>
                  <w:sdtContent>
                    <w:del w:author="Nguyễn Anh Kiệt" w:id="2" w:date="2025-04-23T17:56:21Z">
                      <w:r w:rsidDel="00000000" w:rsidR="00000000" w:rsidRPr="00000000">
                        <w:rPr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drawing>
                          <wp:inline distB="0" distT="0" distL="0" distR="0">
                            <wp:extent cx="5688775" cy="1497558"/>
                            <wp:effectExtent b="0" l="0" r="0" t="0"/>
                            <wp:docPr descr="A diagram of a computer network&#10;&#10;Description automatically generated" id="1504498271" name="image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descr="A diagram of a computer network&#10;&#10;Description automatically generated" id="0" name="image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88775" cy="1497558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drawing>
                          <wp:inline distB="0" distT="0" distL="0" distR="0">
                            <wp:extent cx="5688775" cy="1497558"/>
                            <wp:effectExtent b="0" l="0" r="0" t="0"/>
                            <wp:docPr descr="A diagram of a computer network&#10;&#10;Description automatically generated" id="1504498275" name="image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descr="A diagram of a computer network&#10;&#10;Description automatically generated" id="0" name="image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88775" cy="1497558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del>
                  </w:sdtContent>
                </w:sdt>
              </w:ins>
            </w:sdtContent>
          </w:sdt>
          <w:sdt>
            <w:sdtPr>
              <w:id w:val="-1833770596"/>
              <w:tag w:val="goog_rdk_805"/>
            </w:sdtPr>
            <w:sdtContent>
              <w:del w:author="Nguyễn Anh Kiệt" w:id="2" w:date="2025-04-23T17:56:21Z">
                <w:r w:rsidDel="00000000" w:rsidR="00000000" w:rsidRPr="00000000">
                  <w:rPr>
                    <w:rPrChange w:author="Huy Pham Nguyen Gia (huypng06)" w:id="3" w:date="2025-10-30T13:30:42Z">
                      <w:rPr>
                        <w:rFonts w:ascii="Cambria Math" w:cs="Cambria Math" w:eastAsia="Cambria Math" w:hAnsi="Cambria Math"/>
                        <w:color w:val="000000"/>
                        <w:sz w:val="28"/>
                        <w:szCs w:val="28"/>
                      </w:rPr>
                    </w:rPrChange>
                  </w:rPr>
                  <w:drawing>
                    <wp:inline distB="0" distT="0" distL="0" distR="0">
                      <wp:extent cx="5688775" cy="1497558"/>
                      <wp:effectExtent b="0" l="0" r="0" t="0"/>
                      <wp:docPr descr="A diagram of a computer network&#10;&#10;Description automatically generated" id="1504498273" name="image1.png"/>
                      <a:graphic>
                        <a:graphicData uri="http://schemas.openxmlformats.org/drawingml/2006/picture">
                          <pic:pic>
                            <pic:nvPicPr>
                              <pic:cNvPr descr="A diagram of a computer network&#10;&#10;Description automatically generated"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88775" cy="149755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del>
              <w:sdt>
                <w:sdtPr>
                  <w:id w:val="152834345"/>
                  <w:tag w:val="goog_rdk_80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496009796"/>
        <w:tag w:val="goog_rdk_810"/>
      </w:sdtPr>
      <w:sdtContent>
        <w:p w:rsidR="00000000" w:rsidDel="00000000" w:rsidP="00000000" w:rsidRDefault="00000000" w:rsidRPr="00000000" w14:paraId="000000D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117352183"/>
              <w:tag w:val="goog_rdk_808"/>
            </w:sdtPr>
            <w:sdtContent>
              <w:del w:author="Nguyễn Anh Kiệt" w:id="2" w:date="2025-04-23T17:56:21Z"/>
              <w:sdt>
                <w:sdtPr>
                  <w:id w:val="1641924256"/>
                  <w:tag w:val="goog_rdk_80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Các giao thức có thể được sử dụng ở bước 6( Giao thức truy cập mail ) : POP,IMAP,HTTP.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659267533"/>
        <w:tag w:val="goog_rdk_813"/>
      </w:sdtPr>
      <w:sdtContent>
        <w:p w:rsidR="00000000" w:rsidDel="00000000" w:rsidP="00000000" w:rsidRDefault="00000000" w:rsidRPr="00000000" w14:paraId="000000D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662096230"/>
              <w:tag w:val="goog_rdk_811"/>
            </w:sdtPr>
            <w:sdtContent>
              <w:del w:author="Nguyễn Anh Kiệt" w:id="2" w:date="2025-04-23T17:56:21Z"/>
              <w:sdt>
                <w:sdtPr>
                  <w:id w:val="908488635"/>
                  <w:tag w:val="goog_rdk_81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11 : Ở bước 2 trong sơ đồ giao thức nào được sử dụng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365373288"/>
        <w:tag w:val="goog_rdk_816"/>
      </w:sdtPr>
      <w:sdtContent>
        <w:p w:rsidR="00000000" w:rsidDel="00000000" w:rsidP="00000000" w:rsidRDefault="00000000" w:rsidRPr="00000000" w14:paraId="000000D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328567108"/>
              <w:tag w:val="goog_rdk_814"/>
            </w:sdtPr>
            <w:sdtContent>
              <w:del w:author="Nguyễn Anh Kiệt" w:id="2" w:date="2025-04-23T17:56:21Z"/>
              <w:sdt>
                <w:sdtPr>
                  <w:id w:val="-982240939"/>
                  <w:tag w:val="goog_rdk_81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   TCP                                            B.IMAP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16787682"/>
        <w:tag w:val="goog_rdk_820"/>
      </w:sdtPr>
      <w:sdtContent>
        <w:p w:rsidR="00000000" w:rsidDel="00000000" w:rsidP="00000000" w:rsidRDefault="00000000" w:rsidRPr="00000000" w14:paraId="000000D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611600311"/>
              <w:tag w:val="goog_rdk_817"/>
            </w:sdtPr>
            <w:sdtContent>
              <w:del w:author="Nguyễn Anh Kiệt" w:id="2" w:date="2025-04-23T17:56:21Z"/>
              <w:sdt>
                <w:sdtPr>
                  <w:id w:val="859648304"/>
                  <w:tag w:val="goog_rdk_81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    POP3                                       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624365864"/>
                    <w:tag w:val="goog_rdk_819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D.SMTP</w:delText>
                    </w:r>
                  </w:sdtContent>
                </w:sdt>
              </w:del>
            </w:sdtContent>
          </w:sdt>
        </w:p>
      </w:sdtContent>
    </w:sdt>
    <w:sdt>
      <w:sdtPr>
        <w:id w:val="1798959290"/>
        <w:tag w:val="goog_rdk_823"/>
      </w:sdtPr>
      <w:sdtContent>
        <w:p w:rsidR="00000000" w:rsidDel="00000000" w:rsidP="00000000" w:rsidRDefault="00000000" w:rsidRPr="00000000" w14:paraId="000000D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825993655"/>
              <w:tag w:val="goog_rdk_821"/>
            </w:sdtPr>
            <w:sdtContent>
              <w:del w:author="Nguyễn Anh Kiệt" w:id="2" w:date="2025-04-23T17:56:21Z"/>
              <w:sdt>
                <w:sdtPr>
                  <w:id w:val="-1183381291"/>
                  <w:tag w:val="goog_rdk_82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Giải : Giao thức ở bước 2  ,bước 4 là SMTP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516874716"/>
        <w:tag w:val="goog_rdk_826"/>
      </w:sdtPr>
      <w:sdtContent>
        <w:p w:rsidR="00000000" w:rsidDel="00000000" w:rsidP="00000000" w:rsidRDefault="00000000" w:rsidRPr="00000000" w14:paraId="000000D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382983377"/>
              <w:tag w:val="goog_rdk_824"/>
            </w:sdtPr>
            <w:sdtContent>
              <w:del w:author="Nguyễn Anh Kiệt" w:id="2" w:date="2025-04-23T17:56:21Z"/>
              <w:sdt>
                <w:sdtPr>
                  <w:id w:val="589112571"/>
                  <w:tag w:val="goog_rdk_82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563098849"/>
        <w:tag w:val="goog_rdk_829"/>
      </w:sdtPr>
      <w:sdtContent>
        <w:p w:rsidR="00000000" w:rsidDel="00000000" w:rsidP="00000000" w:rsidRDefault="00000000" w:rsidRPr="00000000" w14:paraId="000000D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035487178"/>
              <w:tag w:val="goog_rdk_827"/>
            </w:sdtPr>
            <w:sdtContent>
              <w:del w:author="Nguyễn Anh Kiệt" w:id="2" w:date="2025-04-23T17:56:21Z"/>
              <w:sdt>
                <w:sdtPr>
                  <w:id w:val="1190629175"/>
                  <w:tag w:val="goog_rdk_82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12:TCP SYN Segment ( gói tin TCP có cờ SYN) sử dụng Sequence number nào để khởi tạo kết nối  TCP giữa cilent và server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576635818"/>
        <w:tag w:val="goog_rdk_832"/>
      </w:sdtPr>
      <w:sdtContent>
        <w:p w:rsidR="00000000" w:rsidDel="00000000" w:rsidP="00000000" w:rsidRDefault="00000000" w:rsidRPr="00000000" w14:paraId="000000D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986935595"/>
              <w:tag w:val="goog_rdk_830"/>
            </w:sdtPr>
            <w:sdtContent>
              <w:del w:author="Nguyễn Anh Kiệt" w:id="2" w:date="2025-04-23T17:56:21Z"/>
              <w:sdt>
                <w:sdtPr>
                  <w:id w:val="-2091414629"/>
                  <w:tag w:val="goog_rdk_83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0                                                    B.Số nguyên tố ngẫu nhiễn 0- 65535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740600114"/>
        <w:tag w:val="goog_rdk_836"/>
      </w:sdtPr>
      <w:sdtContent>
        <w:p w:rsidR="00000000" w:rsidDel="00000000" w:rsidP="00000000" w:rsidRDefault="00000000" w:rsidRPr="00000000" w14:paraId="000000D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44821382"/>
              <w:tag w:val="goog_rdk_833"/>
            </w:sdtPr>
            <w:sdtContent>
              <w:del w:author="Nguyễn Anh Kiệt" w:id="2" w:date="2025-04-23T17:56:21Z"/>
              <w:sdt>
                <w:sdtPr>
                  <w:id w:val="-1813100881"/>
                  <w:tag w:val="goog_rdk_83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 -1                                                 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959514695"/>
                    <w:tag w:val="goog_rdk_835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D.Số ngẫu nhiên</w:delText>
                    </w:r>
                  </w:sdtContent>
                </w:sdt>
              </w:del>
            </w:sdtContent>
          </w:sdt>
        </w:p>
      </w:sdtContent>
    </w:sdt>
    <w:sdt>
      <w:sdtPr>
        <w:id w:val="-972862216"/>
        <w:tag w:val="goog_rdk_839"/>
      </w:sdtPr>
      <w:sdtContent>
        <w:p w:rsidR="00000000" w:rsidDel="00000000" w:rsidP="00000000" w:rsidRDefault="00000000" w:rsidRPr="00000000" w14:paraId="000000D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260835673"/>
              <w:tag w:val="goog_rdk_837"/>
            </w:sdtPr>
            <w:sdtContent>
              <w:del w:author="Nguyễn Anh Kiệt" w:id="2" w:date="2025-04-23T17:56:21Z"/>
              <w:sdt>
                <w:sdtPr>
                  <w:id w:val="-3112456"/>
                  <w:tag w:val="goog_rdk_83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13 : Cho một phiên làm việc SMTP ,hãy sắp xếp trình tự giao tiếp đúng ở phía cilent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605407935"/>
        <w:tag w:val="goog_rdk_842"/>
      </w:sdtPr>
      <w:sdtContent>
        <w:p w:rsidR="00000000" w:rsidDel="00000000" w:rsidP="00000000" w:rsidRDefault="00000000" w:rsidRPr="00000000" w14:paraId="000000D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781020907"/>
              <w:tag w:val="goog_rdk_840"/>
            </w:sdtPr>
            <w:sdtContent>
              <w:del w:author="Nguyễn Anh Kiệt" w:id="2" w:date="2025-04-23T17:56:21Z"/>
              <w:sdt>
                <w:sdtPr>
                  <w:id w:val="1500031912"/>
                  <w:tag w:val="goog_rdk_84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 HELO, MAIL FROM, DATA, RCPT TO, QUIT                                                 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18189518"/>
        <w:tag w:val="goog_rdk_847"/>
      </w:sdtPr>
      <w:sdtContent>
        <w:p w:rsidR="00000000" w:rsidDel="00000000" w:rsidP="00000000" w:rsidRDefault="00000000" w:rsidRPr="00000000" w14:paraId="000000D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b w:val="1"/>
                  <w:bCs w:val="1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256152277"/>
              <w:tag w:val="goog_rdk_843"/>
            </w:sdtPr>
            <w:sdtContent>
              <w:del w:author="Nguyễn Anh Kiệt" w:id="2" w:date="2025-04-23T17:56:21Z"/>
              <w:sdt>
                <w:sdtPr>
                  <w:id w:val="-1306770308"/>
                  <w:tag w:val="goog_rdk_84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b w:val="1"/>
                            <w:bCs w:val="1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439028336"/>
                    <w:tag w:val="goog_rdk_845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b w:val="1"/>
                            <w:bCs w:val="1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sdtContent>
                </w:sdt>
                <w:sdt>
                  <w:sdtPr>
                    <w:id w:val="1359054218"/>
                    <w:tag w:val="goog_rdk_846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b w:val="1"/>
                            <w:bCs w:val="1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HELO, MAIL FROM, RCPT TO, DATA, QUIT</w:delText>
                    </w:r>
                  </w:sdtContent>
                </w:sdt>
              </w:del>
            </w:sdtContent>
          </w:sdt>
        </w:p>
      </w:sdtContent>
    </w:sdt>
    <w:sdt>
      <w:sdtPr>
        <w:id w:val="-1710861573"/>
        <w:tag w:val="goog_rdk_850"/>
      </w:sdtPr>
      <w:sdtContent>
        <w:p w:rsidR="00000000" w:rsidDel="00000000" w:rsidP="00000000" w:rsidRDefault="00000000" w:rsidRPr="00000000" w14:paraId="000000D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846485960"/>
              <w:tag w:val="goog_rdk_848"/>
            </w:sdtPr>
            <w:sdtContent>
              <w:del w:author="Nguyễn Anh Kiệt" w:id="2" w:date="2025-04-23T17:56:21Z"/>
              <w:sdt>
                <w:sdtPr>
                  <w:id w:val="-1741121818"/>
                  <w:tag w:val="goog_rdk_84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 HELO, DATA, MAIL FROM, QUIT, RCPT TO                                                 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56077876"/>
        <w:tag w:val="goog_rdk_855"/>
      </w:sdtPr>
      <w:sdtContent>
        <w:p w:rsidR="00000000" w:rsidDel="00000000" w:rsidP="00000000" w:rsidRDefault="00000000" w:rsidRPr="00000000" w14:paraId="000000D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082426547"/>
              <w:tag w:val="goog_rdk_851"/>
            </w:sdtPr>
            <w:sdtContent>
              <w:del w:author="Nguyễn Anh Kiệt" w:id="2" w:date="2025-04-23T17:56:21Z"/>
              <w:sdt>
                <w:sdtPr>
                  <w:id w:val="1306633734"/>
                  <w:tag w:val="goog_rdk_85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445231793"/>
                    <w:tag w:val="goog_rdk_853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sdtContent>
                </w:sdt>
                <w:sdt>
                  <w:sdtPr>
                    <w:id w:val="1823726292"/>
                    <w:tag w:val="goog_rdk_854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HELO, RCPT TO, DATA, QUIT, MAIL FROM</w:delText>
                    </w:r>
                  </w:sdtContent>
                </w:sdt>
              </w:del>
            </w:sdtContent>
          </w:sdt>
        </w:p>
      </w:sdtContent>
    </w:sdt>
    <w:sdt>
      <w:sdtPr>
        <w:id w:val="1935151505"/>
        <w:tag w:val="goog_rdk_858"/>
      </w:sdtPr>
      <w:sdtContent>
        <w:p w:rsidR="00000000" w:rsidDel="00000000" w:rsidP="00000000" w:rsidRDefault="00000000" w:rsidRPr="00000000" w14:paraId="000000E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27881637"/>
              <w:tag w:val="goog_rdk_856"/>
            </w:sdtPr>
            <w:sdtContent>
              <w:del w:author="Nguyễn Anh Kiệt" w:id="2" w:date="2025-04-23T17:56:21Z"/>
              <w:sdt>
                <w:sdtPr>
                  <w:id w:val="-476390421"/>
                  <w:tag w:val="goog_rdk_85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21006646"/>
        <w:tag w:val="goog_rdk_861"/>
      </w:sdtPr>
      <w:sdtContent>
        <w:p w:rsidR="00000000" w:rsidDel="00000000" w:rsidP="00000000" w:rsidRDefault="00000000" w:rsidRPr="00000000" w14:paraId="000000E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838010984"/>
              <w:tag w:val="goog_rdk_859"/>
            </w:sdtPr>
            <w:sdtContent>
              <w:del w:author="Nguyễn Anh Kiệt" w:id="2" w:date="2025-04-23T17:56:21Z"/>
              <w:sdt>
                <w:sdtPr>
                  <w:id w:val="1567840301"/>
                  <w:tag w:val="goog_rdk_86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35709950"/>
        <w:tag w:val="goog_rdk_864"/>
      </w:sdtPr>
      <w:sdtContent>
        <w:p w:rsidR="00000000" w:rsidDel="00000000" w:rsidP="00000000" w:rsidRDefault="00000000" w:rsidRPr="00000000" w14:paraId="000000E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520652596"/>
              <w:tag w:val="goog_rdk_862"/>
            </w:sdtPr>
            <w:sdtContent>
              <w:del w:author="Nguyễn Anh Kiệt" w:id="2" w:date="2025-04-23T17:56:21Z"/>
              <w:sdt>
                <w:sdtPr>
                  <w:id w:val="-774710071"/>
                  <w:tag w:val="goog_rdk_86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14:Trong giao thức truyền dữ liệu tin cậy (RDT), giao thức nào được xử lí trong trường hợp mất gói tin ACK?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20116129"/>
        <w:tag w:val="goog_rdk_868"/>
      </w:sdtPr>
      <w:sdtContent>
        <w:p w:rsidR="00000000" w:rsidDel="00000000" w:rsidP="00000000" w:rsidRDefault="00000000" w:rsidRPr="00000000" w14:paraId="000000E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7619771"/>
              <w:tag w:val="goog_rdk_865"/>
            </w:sdtPr>
            <w:sdtContent>
              <w:del w:author="Nguyễn Anh Kiệt" w:id="2" w:date="2025-04-23T17:56:21Z"/>
              <w:sdt>
                <w:sdtPr>
                  <w:id w:val="30427906"/>
                  <w:tag w:val="goog_rdk_86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A.RDT 3.0  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484784581"/>
                    <w:tag w:val="goog_rdk_867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                                 B.RDT 2.2</w:delText>
                    </w:r>
                  </w:sdtContent>
                </w:sdt>
              </w:del>
            </w:sdtContent>
          </w:sdt>
        </w:p>
      </w:sdtContent>
    </w:sdt>
    <w:sdt>
      <w:sdtPr>
        <w:id w:val="986333563"/>
        <w:tag w:val="goog_rdk_871"/>
      </w:sdtPr>
      <w:sdtContent>
        <w:p w:rsidR="00000000" w:rsidDel="00000000" w:rsidP="00000000" w:rsidRDefault="00000000" w:rsidRPr="00000000" w14:paraId="000000E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013347174"/>
              <w:tag w:val="goog_rdk_869"/>
            </w:sdtPr>
            <w:sdtContent>
              <w:del w:author="Nguyễn Anh Kiệt" w:id="2" w:date="2025-04-23T17:56:21Z"/>
              <w:sdt>
                <w:sdtPr>
                  <w:id w:val="-1280087377"/>
                  <w:tag w:val="goog_rdk_87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C.RDT  2.1.                                   D.Không thể xử lí được việc mất gói tin ACK: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746235"/>
        <w:tag w:val="goog_rdk_875"/>
      </w:sdtPr>
      <w:sdtContent>
        <w:p w:rsidR="00000000" w:rsidDel="00000000" w:rsidP="00000000" w:rsidRDefault="00000000" w:rsidRPr="00000000" w14:paraId="000000E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046511903"/>
              <w:tag w:val="goog_rdk_872"/>
            </w:sdtPr>
            <w:sdtContent>
              <w:del w:author="Nguyễn Anh Kiệt" w:id="2" w:date="2025-04-23T17:56:21Z"/>
              <w:sdt>
                <w:sdtPr>
                  <w:id w:val="-255326588"/>
                  <w:tag w:val="goog_rdk_87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15 :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568789787"/>
                    <w:tag w:val="goog_rdk_874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 Hãy xác đinh URL của đối tượng (Objeet) trong thông điệp HTTP GET ở hình bên đưới</w:delText>
                    </w:r>
                  </w:sdtContent>
                </w:sdt>
              </w:del>
            </w:sdtContent>
          </w:sdt>
        </w:p>
      </w:sdtContent>
    </w:sdt>
    <w:sdt>
      <w:sdtPr>
        <w:id w:val="-1672279443"/>
        <w:tag w:val="goog_rdk_878"/>
      </w:sdtPr>
      <w:sdtContent>
        <w:p w:rsidR="00000000" w:rsidDel="00000000" w:rsidP="00000000" w:rsidRDefault="00000000" w:rsidRPr="00000000" w14:paraId="000000E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394013422"/>
              <w:tag w:val="goog_rdk_876"/>
            </w:sdtPr>
            <w:sdtContent>
              <w:del w:author="Nguyễn Anh Kiệt" w:id="2" w:date="2025-04-23T17:56:21Z"/>
              <w:sdt>
                <w:sdtPr>
                  <w:id w:val="-1505368346"/>
                  <w:tag w:val="goog_rdk_87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T /favicon.ico HTTP/1.1\rln st: thuvien.uit.edu.vn rn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79843791"/>
        <w:tag w:val="goog_rdk_881"/>
      </w:sdtPr>
      <w:sdtContent>
        <w:p w:rsidR="00000000" w:rsidDel="00000000" w:rsidP="00000000" w:rsidRDefault="00000000" w:rsidRPr="00000000" w14:paraId="000000E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419184073"/>
              <w:tag w:val="goog_rdk_879"/>
            </w:sdtPr>
            <w:sdtContent>
              <w:del w:author="Nguyễn Anh Kiệt" w:id="2" w:date="2025-04-23T17:56:21Z"/>
              <w:sdt>
                <w:sdtPr>
                  <w:id w:val="-1646692989"/>
                  <w:tag w:val="goog_rdk_88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connection2: keep-alive\r\n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21671883"/>
        <w:tag w:val="goog_rdk_884"/>
      </w:sdtPr>
      <w:sdtContent>
        <w:p w:rsidR="00000000" w:rsidDel="00000000" w:rsidP="00000000" w:rsidRDefault="00000000" w:rsidRPr="00000000" w14:paraId="000000E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525534164"/>
              <w:tag w:val="goog_rdk_882"/>
            </w:sdtPr>
            <w:sdtContent>
              <w:del w:author="Nguyễn Anh Kiệt" w:id="2" w:date="2025-04-23T17:56:21Z"/>
              <w:sdt>
                <w:sdtPr>
                  <w:id w:val="1716409533"/>
                  <w:tag w:val="goog_rdk_88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User-Agent: Mozilla/5.0 (Windows NT 10.0; Win64; x64) Safari/537.36|r\n accept:image/webp,image/apng.image/svg+xml,imae/*,*/*;q=0.8|r\n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46798377"/>
        <w:tag w:val="goog_rdk_887"/>
      </w:sdtPr>
      <w:sdtContent>
        <w:p w:rsidR="00000000" w:rsidDel="00000000" w:rsidP="00000000" w:rsidRDefault="00000000" w:rsidRPr="00000000" w14:paraId="000000E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122607450"/>
              <w:tag w:val="goog_rdk_885"/>
            </w:sdtPr>
            <w:sdtContent>
              <w:del w:author="Nguyễn Anh Kiệt" w:id="2" w:date="2025-04-23T17:56:21Z"/>
              <w:sdt>
                <w:sdtPr>
                  <w:id w:val="-697473717"/>
                  <w:tag w:val="goog_rdk_88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ferer: http://thuvien.uit.edu.vn/rin cept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16136900"/>
        <w:tag w:val="goog_rdk_890"/>
      </w:sdtPr>
      <w:sdtContent>
        <w:p w:rsidR="00000000" w:rsidDel="00000000" w:rsidP="00000000" w:rsidRDefault="00000000" w:rsidRPr="00000000" w14:paraId="000000E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416810521"/>
              <w:tag w:val="goog_rdk_888"/>
            </w:sdtPr>
            <w:sdtContent>
              <w:del w:author="Nguyễn Anh Kiệt" w:id="2" w:date="2025-04-23T17:56:21Z"/>
              <w:sdt>
                <w:sdtPr>
                  <w:id w:val="-262140455"/>
                  <w:tag w:val="goog_rdk_88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Encoding: gzip, deflatelrin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097484320"/>
        <w:tag w:val="goog_rdk_893"/>
      </w:sdtPr>
      <w:sdtContent>
        <w:p w:rsidR="00000000" w:rsidDel="00000000" w:rsidP="00000000" w:rsidRDefault="00000000" w:rsidRPr="00000000" w14:paraId="000000E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119835888"/>
              <w:tag w:val="goog_rdk_891"/>
            </w:sdtPr>
            <w:sdtContent>
              <w:del w:author="Nguyễn Anh Kiệt" w:id="2" w:date="2025-04-23T17:56:21Z"/>
              <w:sdt>
                <w:sdtPr>
                  <w:id w:val="1007010323"/>
                  <w:tag w:val="goog_rdk_89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acept-Language: vi-VN, vi; q=0.9\r\n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816392704"/>
        <w:tag w:val="goog_rdk_896"/>
      </w:sdtPr>
      <w:sdtContent>
        <w:p w:rsidR="00000000" w:rsidDel="00000000" w:rsidP="00000000" w:rsidRDefault="00000000" w:rsidRPr="00000000" w14:paraId="000000E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09559617"/>
              <w:tag w:val="goog_rdk_894"/>
            </w:sdtPr>
            <w:sdtContent>
              <w:del w:author="Nguyễn Anh Kiệt" w:id="2" w:date="2025-04-23T17:56:21Z"/>
              <w:sdt>
                <w:sdtPr>
                  <w:id w:val="293854733"/>
                  <w:tag w:val="goog_rdk_89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cookie:_ga=GA1.3.1446413362.1665909881;ASP.NET_SessionId=3qvtcqpxkajm5rpqscnr3ktn|rn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323397874"/>
        <w:tag w:val="goog_rdk_899"/>
      </w:sdtPr>
      <w:sdtContent>
        <w:p w:rsidR="00000000" w:rsidDel="00000000" w:rsidP="00000000" w:rsidRDefault="00000000" w:rsidRPr="00000000" w14:paraId="000000E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070323814"/>
              <w:tag w:val="goog_rdk_897"/>
            </w:sdtPr>
            <w:sdtContent>
              <w:del w:author="Nguyễn Anh Kiệt" w:id="2" w:date="2025-04-23T17:56:21Z"/>
              <w:sdt>
                <w:sdtPr>
                  <w:id w:val="-390137734"/>
                  <w:tag w:val="goog_rdk_89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A. thuvien.uit.edu.vn/favicon.ico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15134587"/>
        <w:tag w:val="goog_rdk_902"/>
      </w:sdtPr>
      <w:sdtContent>
        <w:p w:rsidR="00000000" w:rsidDel="00000000" w:rsidP="00000000" w:rsidRDefault="00000000" w:rsidRPr="00000000" w14:paraId="000000E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722266644"/>
              <w:tag w:val="goog_rdk_900"/>
            </w:sdtPr>
            <w:sdtContent>
              <w:del w:author="Nguyễn Anh Kiệt" w:id="2" w:date="2025-04-23T17:56:21Z"/>
              <w:sdt>
                <w:sdtPr>
                  <w:id w:val="1589380423"/>
                  <w:tag w:val="goog_rdk_90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B. /favicon.ico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566726861"/>
        <w:tag w:val="goog_rdk_905"/>
      </w:sdtPr>
      <w:sdtContent>
        <w:p w:rsidR="00000000" w:rsidDel="00000000" w:rsidP="00000000" w:rsidRDefault="00000000" w:rsidRPr="00000000" w14:paraId="000000E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95151962"/>
              <w:tag w:val="goog_rdk_903"/>
            </w:sdtPr>
            <w:sdtContent>
              <w:del w:author="Nguyễn Anh Kiệt" w:id="2" w:date="2025-04-23T17:56:21Z"/>
              <w:sdt>
                <w:sdtPr>
                  <w:id w:val="-1206695881"/>
                  <w:tag w:val="goog_rdk_90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C. thuvien.uit.edu.vn/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16397620"/>
        <w:tag w:val="goog_rdk_909"/>
      </w:sdtPr>
      <w:sdtContent>
        <w:p w:rsidR="00000000" w:rsidDel="00000000" w:rsidP="00000000" w:rsidRDefault="00000000" w:rsidRPr="00000000" w14:paraId="000000F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567499952"/>
              <w:tag w:val="goog_rdk_906"/>
            </w:sdtPr>
            <w:sdtContent>
              <w:del w:author="Nguyễn Anh Kiệt" w:id="2" w:date="2025-04-23T17:56:21Z"/>
              <w:sdt>
                <w:sdtPr>
                  <w:id w:val="-1562437840"/>
                  <w:tag w:val="goog_rdk_90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w:rPrChange>
                      </w:rPr>
                      <w:delText xml:space="preserve">D. http://thuvien.uit.edu.vn/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854065530"/>
                    <w:tag w:val="goog_rdk_908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del>
            </w:sdtContent>
          </w:sdt>
        </w:p>
      </w:sdtContent>
    </w:sdt>
    <w:sdt>
      <w:sdtPr>
        <w:id w:val="-1579371057"/>
        <w:tag w:val="goog_rdk_912"/>
      </w:sdtPr>
      <w:sdtContent>
        <w:p w:rsidR="00000000" w:rsidDel="00000000" w:rsidP="00000000" w:rsidRDefault="00000000" w:rsidRPr="00000000" w14:paraId="000000F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500198465"/>
              <w:tag w:val="goog_rdk_910"/>
            </w:sdtPr>
            <w:sdtContent>
              <w:del w:author="Nguyễn Anh Kiệt" w:id="2" w:date="2025-04-23T17:56:21Z"/>
              <w:sdt>
                <w:sdtPr>
                  <w:id w:val="931908447"/>
                  <w:tag w:val="goog_rdk_91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17.  SMTP sử dụng cổng số bao nhiêu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158878393"/>
        <w:tag w:val="goog_rdk_916"/>
      </w:sdtPr>
      <w:sdtContent>
        <w:p w:rsidR="00000000" w:rsidDel="00000000" w:rsidP="00000000" w:rsidRDefault="00000000" w:rsidRPr="00000000" w14:paraId="000000F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252832827"/>
              <w:tag w:val="goog_rdk_913"/>
            </w:sdtPr>
            <w:sdtContent>
              <w:del w:author="Nguyễn Anh Kiệt" w:id="2" w:date="2025-04-23T17:56:21Z"/>
              <w:sdt>
                <w:sdtPr>
                  <w:id w:val="2067912257"/>
                  <w:tag w:val="goog_rdk_91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 80                                            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21808565"/>
                    <w:tag w:val="goog_rdk_915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  B. 25</w:delText>
                    </w:r>
                  </w:sdtContent>
                </w:sdt>
              </w:del>
            </w:sdtContent>
          </w:sdt>
        </w:p>
      </w:sdtContent>
    </w:sdt>
    <w:sdt>
      <w:sdtPr>
        <w:id w:val="-1237465125"/>
        <w:tag w:val="goog_rdk_919"/>
      </w:sdtPr>
      <w:sdtContent>
        <w:p w:rsidR="00000000" w:rsidDel="00000000" w:rsidP="00000000" w:rsidRDefault="00000000" w:rsidRPr="00000000" w14:paraId="000000F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48633968"/>
              <w:tag w:val="goog_rdk_917"/>
            </w:sdtPr>
            <w:sdtContent>
              <w:del w:author="Nguyễn Anh Kiệt" w:id="2" w:date="2025-04-23T17:56:21Z"/>
              <w:sdt>
                <w:sdtPr>
                  <w:id w:val="1698057873"/>
                  <w:tag w:val="goog_rdk_91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 143                                              D. 225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307324480"/>
        <w:tag w:val="goog_rdk_922"/>
      </w:sdtPr>
      <w:sdtContent>
        <w:p w:rsidR="00000000" w:rsidDel="00000000" w:rsidP="00000000" w:rsidRDefault="00000000" w:rsidRPr="00000000" w14:paraId="000000F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464498208"/>
              <w:tag w:val="goog_rdk_920"/>
            </w:sdtPr>
            <w:sdtContent>
              <w:del w:author="Nguyễn Anh Kiệt" w:id="2" w:date="2025-04-23T17:56:21Z"/>
              <w:sdt>
                <w:sdtPr>
                  <w:id w:val="867481331"/>
                  <w:tag w:val="goog_rdk_92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18: Cho thông điệp HTTP GET sau đây: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82059457"/>
        <w:tag w:val="goog_rdk_925"/>
      </w:sdtPr>
      <w:sdtContent>
        <w:p w:rsidR="00000000" w:rsidDel="00000000" w:rsidP="00000000" w:rsidRDefault="00000000" w:rsidRPr="00000000" w14:paraId="000000F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92111329"/>
              <w:tag w:val="goog_rdk_923"/>
            </w:sdtPr>
            <w:sdtContent>
              <w:del w:author="Nguyễn Anh Kiệt" w:id="2" w:date="2025-04-23T17:56:21Z"/>
              <w:sdt>
                <w:sdtPr>
                  <w:id w:val="-1005811622"/>
                  <w:tag w:val="goog_rdk_92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GET /page/1 HTTP/1.1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117121088"/>
        <w:tag w:val="goog_rdk_928"/>
      </w:sdtPr>
      <w:sdtContent>
        <w:p w:rsidR="00000000" w:rsidDel="00000000" w:rsidP="00000000" w:rsidRDefault="00000000" w:rsidRPr="00000000" w14:paraId="000000F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004607938"/>
              <w:tag w:val="goog_rdk_926"/>
            </w:sdtPr>
            <w:sdtContent>
              <w:del w:author="Nguyễn Anh Kiệt" w:id="2" w:date="2025-04-23T17:56:21Z"/>
              <w:sdt>
                <w:sdtPr>
                  <w:id w:val="-2007868149"/>
                  <w:tag w:val="goog_rdk_92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Host: api.example.net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18287556"/>
        <w:tag w:val="goog_rdk_931"/>
      </w:sdtPr>
      <w:sdtContent>
        <w:p w:rsidR="00000000" w:rsidDel="00000000" w:rsidP="00000000" w:rsidRDefault="00000000" w:rsidRPr="00000000" w14:paraId="000000F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07888523"/>
              <w:tag w:val="goog_rdk_929"/>
            </w:sdtPr>
            <w:sdtContent>
              <w:del w:author="Nguyễn Anh Kiệt" w:id="2" w:date="2025-04-23T17:56:21Z"/>
              <w:sdt>
                <w:sdtPr>
                  <w:id w:val="241760797"/>
                  <w:tag w:val="goog_rdk_93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URL của đối tượng được yêu cầu là gì?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74128727"/>
        <w:tag w:val="goog_rdk_934"/>
      </w:sdtPr>
      <w:sdtContent>
        <w:p w:rsidR="00000000" w:rsidDel="00000000" w:rsidP="00000000" w:rsidRDefault="00000000" w:rsidRPr="00000000" w14:paraId="000000F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052249362"/>
              <w:tag w:val="goog_rdk_932"/>
            </w:sdtPr>
            <w:sdtContent>
              <w:del w:author="Nguyễn Anh Kiệt" w:id="2" w:date="2025-04-23T17:56:21Z"/>
              <w:sdt>
                <w:sdtPr>
                  <w:id w:val="1203255869"/>
                  <w:tag w:val="goog_rdk_93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/page/1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789022755"/>
        <w:tag w:val="goog_rdk_937"/>
      </w:sdtPr>
      <w:sdtContent>
        <w:p w:rsidR="00000000" w:rsidDel="00000000" w:rsidP="00000000" w:rsidRDefault="00000000" w:rsidRPr="00000000" w14:paraId="000000F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097788482"/>
              <w:tag w:val="goog_rdk_935"/>
            </w:sdtPr>
            <w:sdtContent>
              <w:del w:author="Nguyễn Anh Kiệt" w:id="2" w:date="2025-04-23T17:56:21Z"/>
              <w:sdt>
                <w:sdtPr>
                  <w:id w:val="-941177076"/>
                  <w:tag w:val="goog_rdk_93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api.example.net/page/1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31460231"/>
        <w:tag w:val="goog_rdk_941"/>
      </w:sdtPr>
      <w:sdtContent>
        <w:p w:rsidR="00000000" w:rsidDel="00000000" w:rsidP="00000000" w:rsidRDefault="00000000" w:rsidRPr="00000000" w14:paraId="000000F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630633892"/>
              <w:tag w:val="goog_rdk_938"/>
            </w:sdtPr>
            <w:sdtContent>
              <w:del w:author="Nguyễn Anh Kiệt" w:id="2" w:date="2025-04-23T17:56:21Z"/>
              <w:sdt>
                <w:sdtPr>
                  <w:id w:val="-1440700859"/>
                  <w:tag w:val="goog_rdk_93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api.example.net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868657457"/>
                    <w:tag w:val="goog_rdk_940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del>
            </w:sdtContent>
          </w:sdt>
        </w:p>
      </w:sdtContent>
    </w:sdt>
    <w:sdt>
      <w:sdtPr>
        <w:id w:val="222063580"/>
        <w:tag w:val="goog_rdk_944"/>
      </w:sdtPr>
      <w:sdtContent>
        <w:p w:rsidR="00000000" w:rsidDel="00000000" w:rsidP="00000000" w:rsidRDefault="00000000" w:rsidRPr="00000000" w14:paraId="000000F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941213656"/>
              <w:tag w:val="goog_rdk_942"/>
            </w:sdtPr>
            <w:sdtContent>
              <w:del w:author="Nguyễn Anh Kiệt" w:id="2" w:date="2025-04-23T17:56:21Z"/>
              <w:sdt>
                <w:sdtPr>
                  <w:id w:val="338350445"/>
                  <w:tag w:val="goog_rdk_94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page/1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012251543"/>
        <w:tag w:val="goog_rdk_950"/>
      </w:sdtPr>
      <w:sdtContent>
        <w:p w:rsidR="00000000" w:rsidDel="00000000" w:rsidP="00000000" w:rsidRDefault="00000000" w:rsidRPr="00000000" w14:paraId="000000FC">
          <w:pPr>
            <w:tabs>
              <w:tab w:val="left" w:leader="none" w:pos="3402"/>
            </w:tabs>
            <w:rPr>
              <w:ins w:author="An Đỗ Huỳnh" w:id="24" w:date="2023-10-24T11:12:31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964180790"/>
              <w:tag w:val="goog_rdk_947"/>
            </w:sdtPr>
            <w:sdtContent>
              <w:ins w:author="An Đỗ Huỳnh" w:id="24" w:date="2023-10-24T11:12:31Z">
                <w:sdt>
                  <w:sdtPr>
                    <w:id w:val="346074771"/>
                    <w:tag w:val="goog_rdk_948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1232260069"/>
                  <w:tag w:val="goog_rdk_949"/>
                </w:sdtPr>
                <w:sdtContent>
                  <w:ins w:author="An Đỗ Huỳnh" w:id="24" w:date="2023-10-24T11:12:31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delText xml:space="preserve">              </w:delText>
                      </w:r>
                    </w:del>
                  </w:ins>
                </w:sdtContent>
              </w:sdt>
              <w:ins w:author="An Đỗ Huỳnh" w:id="24" w:date="2023-10-24T11:12:31Z">
                <w:del w:author="Nguyễn Anh Kiệt" w:id="2" w:date="2025-04-23T17:56:21Z"/>
              </w:ins>
            </w:sdtContent>
          </w:sdt>
        </w:p>
      </w:sdtContent>
    </w:sdt>
    <w:sdt>
      <w:sdtPr>
        <w:id w:val="-422890353"/>
        <w:tag w:val="goog_rdk_954"/>
      </w:sdtPr>
      <w:sdtContent>
        <w:p w:rsidR="00000000" w:rsidDel="00000000" w:rsidP="00000000" w:rsidRDefault="00000000" w:rsidRPr="00000000" w14:paraId="000000FD">
          <w:pPr>
            <w:tabs>
              <w:tab w:val="left" w:leader="none" w:pos="3402"/>
            </w:tabs>
            <w:rPr>
              <w:ins w:author="An Đỗ Huỳnh" w:id="24" w:date="2023-10-24T11:12:31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464359445"/>
              <w:tag w:val="goog_rdk_951"/>
            </w:sdtPr>
            <w:sdtContent>
              <w:ins w:author="An Đỗ Huỳnh" w:id="24" w:date="2023-10-24T11:12:31Z">
                <w:sdt>
                  <w:sdtPr>
                    <w:id w:val="-1357308512"/>
                    <w:tag w:val="goog_rdk_952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46038514"/>
                  <w:tag w:val="goog_rdk_953"/>
                </w:sdtPr>
                <w:sdtContent>
                  <w:ins w:author="An Đỗ Huỳnh" w:id="24" w:date="2023-10-24T11:12:31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Đỗ Huỳnh" w:id="24" w:date="2023-10-24T11:12:31Z">
                <w:del w:author="Nguyễn Anh Kiệt" w:id="2" w:date="2025-04-23T17:56:21Z"/>
              </w:ins>
            </w:sdtContent>
          </w:sdt>
        </w:p>
      </w:sdtContent>
    </w:sdt>
    <w:sdt>
      <w:sdtPr>
        <w:id w:val="1946070335"/>
        <w:tag w:val="goog_rdk_958"/>
      </w:sdtPr>
      <w:sdtContent>
        <w:p w:rsidR="00000000" w:rsidDel="00000000" w:rsidP="00000000" w:rsidRDefault="00000000" w:rsidRPr="00000000" w14:paraId="000000FE">
          <w:pPr>
            <w:tabs>
              <w:tab w:val="left" w:leader="none" w:pos="3402"/>
            </w:tabs>
            <w:rPr>
              <w:ins w:author="An Đỗ Huỳnh" w:id="24" w:date="2023-10-24T11:12:31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351055524"/>
              <w:tag w:val="goog_rdk_955"/>
            </w:sdtPr>
            <w:sdtContent>
              <w:ins w:author="An Đỗ Huỳnh" w:id="24" w:date="2023-10-24T11:12:31Z">
                <w:sdt>
                  <w:sdtPr>
                    <w:id w:val="-817177924"/>
                    <w:tag w:val="goog_rdk_956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149745407"/>
                  <w:tag w:val="goog_rdk_957"/>
                </w:sdtPr>
                <w:sdtContent>
                  <w:ins w:author="An Đỗ Huỳnh" w:id="24" w:date="2023-10-24T11:12:31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Đỗ Huỳnh" w:id="24" w:date="2023-10-24T11:12:31Z">
                <w:del w:author="Nguyễn Anh Kiệt" w:id="2" w:date="2025-04-23T17:56:21Z"/>
              </w:ins>
            </w:sdtContent>
          </w:sdt>
        </w:p>
      </w:sdtContent>
    </w:sdt>
    <w:sdt>
      <w:sdtPr>
        <w:id w:val="-2045689499"/>
        <w:tag w:val="goog_rdk_962"/>
      </w:sdtPr>
      <w:sdtContent>
        <w:p w:rsidR="00000000" w:rsidDel="00000000" w:rsidP="00000000" w:rsidRDefault="00000000" w:rsidRPr="00000000" w14:paraId="000000FF">
          <w:pPr>
            <w:tabs>
              <w:tab w:val="left" w:leader="none" w:pos="3402"/>
            </w:tabs>
            <w:rPr>
              <w:ins w:author="An Đỗ Huỳnh" w:id="24" w:date="2023-10-24T11:12:31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49077345"/>
              <w:tag w:val="goog_rdk_959"/>
            </w:sdtPr>
            <w:sdtContent>
              <w:ins w:author="An Đỗ Huỳnh" w:id="24" w:date="2023-10-24T11:12:31Z">
                <w:sdt>
                  <w:sdtPr>
                    <w:id w:val="2120783680"/>
                    <w:tag w:val="goog_rdk_960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444537051"/>
                  <w:tag w:val="goog_rdk_961"/>
                </w:sdtPr>
                <w:sdtContent>
                  <w:ins w:author="An Đỗ Huỳnh" w:id="24" w:date="2023-10-24T11:12:31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Đỗ Huỳnh" w:id="24" w:date="2023-10-24T11:12:31Z">
                <w:del w:author="Nguyễn Anh Kiệt" w:id="2" w:date="2025-04-23T17:56:21Z"/>
              </w:ins>
            </w:sdtContent>
          </w:sdt>
        </w:p>
      </w:sdtContent>
    </w:sdt>
    <w:sdt>
      <w:sdtPr>
        <w:id w:val="632617335"/>
        <w:tag w:val="goog_rdk_966"/>
      </w:sdtPr>
      <w:sdtContent>
        <w:p w:rsidR="00000000" w:rsidDel="00000000" w:rsidP="00000000" w:rsidRDefault="00000000" w:rsidRPr="00000000" w14:paraId="0000010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855910906"/>
              <w:tag w:val="goog_rdk_964"/>
            </w:sdtPr>
            <w:sdtContent>
              <w:del w:author="Nguyễn Anh Kiệt" w:id="2" w:date="2025-04-23T17:56:21Z"/>
              <w:sdt>
                <w:sdtPr>
                  <w:id w:val="-114540854"/>
                  <w:tag w:val="goog_rdk_96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17685200"/>
        <w:tag w:val="goog_rdk_974"/>
      </w:sdtPr>
      <w:sdtContent>
        <w:p w:rsidR="00000000" w:rsidDel="00000000" w:rsidP="00000000" w:rsidRDefault="00000000" w:rsidRPr="00000000" w14:paraId="0000010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363928073"/>
              <w:tag w:val="goog_rdk_967"/>
            </w:sdtPr>
            <w:sdtContent>
              <w:del w:author="Nguyễn Anh Kiệt" w:id="2" w:date="2025-04-23T17:56:21Z"/>
              <w:sdt>
                <w:sdtPr>
                  <w:id w:val="-1423994348"/>
                  <w:tag w:val="goog_rdk_96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19 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1382906734"/>
              <w:tag w:val="goog_rdk_969"/>
            </w:sdtPr>
            <w:sdtContent>
              <w:ins w:author="An Đỗ Huỳnh" w:id="25" w:date="2023-10-24T11:12:25Z">
                <w:sdt>
                  <w:sdtPr>
                    <w:id w:val="-451473964"/>
                    <w:tag w:val="goog_rdk_970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416187830"/>
                  <w:tag w:val="goog_rdk_971"/>
                </w:sdtPr>
                <w:sdtContent>
                  <w:ins w:author="An Đỗ Huỳnh" w:id="25" w:date="2023-10-24T11:12:25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delText xml:space="preserve">         </w:delText>
                      </w:r>
                    </w:del>
                  </w:ins>
                </w:sdtContent>
              </w:sdt>
              <w:ins w:author="An Đỗ Huỳnh" w:id="25" w:date="2023-10-24T11:12:25Z">
                <w:del w:author="Nguyễn Anh Kiệt" w:id="2" w:date="2025-04-23T17:56:21Z"/>
              </w:ins>
            </w:sdtContent>
          </w:sdt>
          <w:sdt>
            <w:sdtPr>
              <w:id w:val="-1382430077"/>
              <w:tag w:val="goog_rdk_972"/>
            </w:sdtPr>
            <w:sdtContent>
              <w:del w:author="Nguyễn Anh Kiệt" w:id="2" w:date="2025-04-23T17:56:21Z"/>
              <w:sdt>
                <w:sdtPr>
                  <w:id w:val="231181704"/>
                  <w:tag w:val="goog_rdk_97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Hãy xác định URL của đối tượng (Object) trong thông điệp HTTP GET sau đây: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585501374"/>
        <w:tag w:val="goog_rdk_977"/>
      </w:sdtPr>
      <w:sdtContent>
        <w:p w:rsidR="00000000" w:rsidDel="00000000" w:rsidP="00000000" w:rsidRDefault="00000000" w:rsidRPr="00000000" w14:paraId="0000010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77814730"/>
              <w:tag w:val="goog_rdk_975"/>
            </w:sdtPr>
            <w:sdtContent>
              <w:del w:author="Nguyễn Anh Kiệt" w:id="2" w:date="2025-04-23T17:56:21Z"/>
              <w:sdt>
                <w:sdtPr>
                  <w:id w:val="-307841820"/>
                  <w:tag w:val="goog_rdk_97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GET:https://www.example.org:8080/path/to/page.html?query=123 HTTP/1.1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5396596"/>
        <w:tag w:val="goog_rdk_980"/>
      </w:sdtPr>
      <w:sdtContent>
        <w:p w:rsidR="00000000" w:rsidDel="00000000" w:rsidP="00000000" w:rsidRDefault="00000000" w:rsidRPr="00000000" w14:paraId="0000010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849210423"/>
              <w:tag w:val="goog_rdk_978"/>
            </w:sdtPr>
            <w:sdtContent>
              <w:del w:author="Nguyễn Anh Kiệt" w:id="2" w:date="2025-04-23T17:56:21Z"/>
              <w:sdt>
                <w:sdtPr>
                  <w:id w:val="-477888215"/>
                  <w:tag w:val="goog_rdk_97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Host: www.example.org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732728470"/>
        <w:tag w:val="goog_rdk_983"/>
      </w:sdtPr>
      <w:sdtContent>
        <w:p w:rsidR="00000000" w:rsidDel="00000000" w:rsidP="00000000" w:rsidRDefault="00000000" w:rsidRPr="00000000" w14:paraId="0000010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58159793"/>
              <w:tag w:val="goog_rdk_981"/>
            </w:sdtPr>
            <w:sdtContent>
              <w:del w:author="Nguyễn Anh Kiệt" w:id="2" w:date="2025-04-23T17:56:21Z"/>
              <w:sdt>
                <w:sdtPr>
                  <w:id w:val="699022758"/>
                  <w:tag w:val="goog_rdk_98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User-Agent: Chrome/97.0.4692.71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898842914"/>
        <w:tag w:val="goog_rdk_986"/>
      </w:sdtPr>
      <w:sdtContent>
        <w:p w:rsidR="00000000" w:rsidDel="00000000" w:rsidP="00000000" w:rsidRDefault="00000000" w:rsidRPr="00000000" w14:paraId="0000010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74913488"/>
              <w:tag w:val="goog_rdk_984"/>
            </w:sdtPr>
            <w:sdtContent>
              <w:del w:author="Nguyễn Anh Kiệt" w:id="2" w:date="2025-04-23T17:56:21Z"/>
              <w:sdt>
                <w:sdtPr>
                  <w:id w:val="-823037511"/>
                  <w:tag w:val="goog_rdk_98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/path/to/page.html?query=123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716863812"/>
        <w:tag w:val="goog_rdk_989"/>
      </w:sdtPr>
      <w:sdtContent>
        <w:p w:rsidR="00000000" w:rsidDel="00000000" w:rsidP="00000000" w:rsidRDefault="00000000" w:rsidRPr="00000000" w14:paraId="0000010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031594927"/>
              <w:tag w:val="goog_rdk_987"/>
            </w:sdtPr>
            <w:sdtContent>
              <w:del w:author="Nguyễn Anh Kiệt" w:id="2" w:date="2025-04-23T17:56:21Z"/>
              <w:sdt>
                <w:sdtPr>
                  <w:id w:val="-168055486"/>
                  <w:tag w:val="goog_rdk_98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www.example.org:8080/path/to/page.html?query=123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729375776"/>
        <w:tag w:val="goog_rdk_992"/>
      </w:sdtPr>
      <w:sdtContent>
        <w:p w:rsidR="00000000" w:rsidDel="00000000" w:rsidP="00000000" w:rsidRDefault="00000000" w:rsidRPr="00000000" w14:paraId="0000010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965534396"/>
              <w:tag w:val="goog_rdk_990"/>
            </w:sdtPr>
            <w:sdtContent>
              <w:del w:author="Nguyễn Anh Kiệt" w:id="2" w:date="2025-04-23T17:56:21Z"/>
              <w:sdt>
                <w:sdtPr>
                  <w:id w:val="416098834"/>
                  <w:tag w:val="goog_rdk_99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/page.html?query=123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815978660"/>
        <w:tag w:val="goog_rdk_995"/>
      </w:sdtPr>
      <w:sdtContent>
        <w:p w:rsidR="00000000" w:rsidDel="00000000" w:rsidP="00000000" w:rsidRDefault="00000000" w:rsidRPr="00000000" w14:paraId="0000010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593677053"/>
              <w:tag w:val="goog_rdk_993"/>
            </w:sdtPr>
            <w:sdtContent>
              <w:del w:author="Nguyễn Anh Kiệt" w:id="2" w:date="2025-04-23T17:56:21Z"/>
              <w:sdt>
                <w:sdtPr>
                  <w:id w:val="584693413"/>
                  <w:tag w:val="goog_rdk_99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path/to/page.html?query=123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885389683"/>
        <w:tag w:val="goog_rdk_998"/>
      </w:sdtPr>
      <w:sdtContent>
        <w:p w:rsidR="00000000" w:rsidDel="00000000" w:rsidP="00000000" w:rsidRDefault="00000000" w:rsidRPr="00000000" w14:paraId="0000010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b w:val="1"/>
                  <w:bCs w:val="1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92303605"/>
              <w:tag w:val="goog_rdk_996"/>
            </w:sdtPr>
            <w:sdtContent>
              <w:del w:author="Nguyễn Anh Kiệt" w:id="2" w:date="2025-04-23T17:56:21Z"/>
              <w:sdt>
                <w:sdtPr>
                  <w:id w:val="-1662945520"/>
                  <w:tag w:val="goog_rdk_99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b w:val="1"/>
                            <w:bCs w:val="1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Dạng câu hỏi về UDP: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347115856"/>
        <w:tag w:val="goog_rdk_1001"/>
      </w:sdtPr>
      <w:sdtContent>
        <w:p w:rsidR="00000000" w:rsidDel="00000000" w:rsidP="00000000" w:rsidRDefault="00000000" w:rsidRPr="00000000" w14:paraId="0000010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356727683"/>
              <w:tag w:val="goog_rdk_999"/>
            </w:sdtPr>
            <w:sdtContent>
              <w:del w:author="Nguyễn Anh Kiệt" w:id="2" w:date="2025-04-23T17:56:21Z"/>
              <w:sdt>
                <w:sdtPr>
                  <w:id w:val="2000090063"/>
                  <w:tag w:val="goog_rdk_100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1: UDP là giao thức của tầng nào trong mô hình OSI?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59182260"/>
        <w:tag w:val="goog_rdk_1004"/>
      </w:sdtPr>
      <w:sdtContent>
        <w:p w:rsidR="00000000" w:rsidDel="00000000" w:rsidP="00000000" w:rsidRDefault="00000000" w:rsidRPr="00000000" w14:paraId="0000010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-562053435"/>
              <w:tag w:val="goog_rdk_1002"/>
            </w:sdtPr>
            <w:sdtContent>
              <w:del w:author="Nguyễn Anh Kiệt" w:id="2" w:date="2025-04-23T17:56:21Z"/>
              <w:sdt>
                <w:sdtPr>
                  <w:id w:val="944273010"/>
                  <w:tag w:val="goog_rdk_100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Tầng Network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732754321"/>
        <w:tag w:val="goog_rdk_1007"/>
      </w:sdtPr>
      <w:sdtContent>
        <w:p w:rsidR="00000000" w:rsidDel="00000000" w:rsidP="00000000" w:rsidRDefault="00000000" w:rsidRPr="00000000" w14:paraId="0000010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-1403467175"/>
              <w:tag w:val="goog_rdk_1005"/>
            </w:sdtPr>
            <w:sdtContent>
              <w:del w:author="Nguyễn Anh Kiệt" w:id="2" w:date="2025-04-23T17:56:21Z"/>
              <w:sdt>
                <w:sdtPr>
                  <w:id w:val="1988540744"/>
                  <w:tag w:val="goog_rdk_100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Tầng Transport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013348923"/>
        <w:tag w:val="goog_rdk_1010"/>
      </w:sdtPr>
      <w:sdtContent>
        <w:p w:rsidR="00000000" w:rsidDel="00000000" w:rsidP="00000000" w:rsidRDefault="00000000" w:rsidRPr="00000000" w14:paraId="0000010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997872706"/>
              <w:tag w:val="goog_rdk_1008"/>
            </w:sdtPr>
            <w:sdtContent>
              <w:del w:author="Nguyễn Anh Kiệt" w:id="2" w:date="2025-04-23T17:56:21Z"/>
              <w:sdt>
                <w:sdtPr>
                  <w:id w:val="-1912412568"/>
                  <w:tag w:val="goog_rdk_100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Tầng Session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085827502"/>
        <w:tag w:val="goog_rdk_1013"/>
      </w:sdtPr>
      <w:sdtContent>
        <w:p w:rsidR="00000000" w:rsidDel="00000000" w:rsidP="00000000" w:rsidRDefault="00000000" w:rsidRPr="00000000" w14:paraId="0000010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-1998083452"/>
              <w:tag w:val="goog_rdk_1011"/>
            </w:sdtPr>
            <w:sdtContent>
              <w:del w:author="Nguyễn Anh Kiệt" w:id="2" w:date="2025-04-23T17:56:21Z"/>
              <w:sdt>
                <w:sdtPr>
                  <w:id w:val="1935533231"/>
                  <w:tag w:val="goog_rdk_101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Tầng Presentation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68935694"/>
        <w:tag w:val="goog_rdk_1016"/>
      </w:sdtPr>
      <w:sdtContent>
        <w:p w:rsidR="00000000" w:rsidDel="00000000" w:rsidP="00000000" w:rsidRDefault="00000000" w:rsidRPr="00000000" w14:paraId="0000010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789719495"/>
              <w:tag w:val="goog_rdk_1014"/>
            </w:sdtPr>
            <w:sdtContent>
              <w:del w:author="Nguyễn Anh Kiệt" w:id="2" w:date="2025-04-23T17:56:21Z"/>
              <w:sdt>
                <w:sdtPr>
                  <w:id w:val="1591932809"/>
                  <w:tag w:val="goog_rdk_101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2: Một trong những ưu điểm của UDP so với TCP là gì?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36883177"/>
        <w:tag w:val="goog_rdk_1019"/>
      </w:sdtPr>
      <w:sdtContent>
        <w:p w:rsidR="00000000" w:rsidDel="00000000" w:rsidP="00000000" w:rsidRDefault="00000000" w:rsidRPr="00000000" w14:paraId="0000011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504933701"/>
              <w:tag w:val="goog_rdk_1017"/>
            </w:sdtPr>
            <w:sdtContent>
              <w:del w:author="Nguyễn Anh Kiệt" w:id="2" w:date="2025-04-23T17:56:21Z"/>
              <w:sdt>
                <w:sdtPr>
                  <w:id w:val="-874009449"/>
                  <w:tag w:val="goog_rdk_101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Mạnh mẽ hơn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41083437"/>
        <w:tag w:val="goog_rdk_1023"/>
      </w:sdtPr>
      <w:sdtContent>
        <w:p w:rsidR="00000000" w:rsidDel="00000000" w:rsidP="00000000" w:rsidRDefault="00000000" w:rsidRPr="00000000" w14:paraId="0000011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341020973"/>
              <w:tag w:val="goog_rdk_1020"/>
            </w:sdtPr>
            <w:sdtContent>
              <w:del w:author="Nguyễn Anh Kiệt" w:id="2" w:date="2025-04-23T17:56:21Z"/>
              <w:sdt>
                <w:sdtPr>
                  <w:id w:val="-238347507"/>
                  <w:tag w:val="goog_rdk_102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B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320973220"/>
                    <w:tag w:val="goog_rdk_1022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. Tốc độ truyền nhanh hơn </w:delText>
                    </w:r>
                  </w:sdtContent>
                </w:sdt>
              </w:del>
            </w:sdtContent>
          </w:sdt>
        </w:p>
      </w:sdtContent>
    </w:sdt>
    <w:sdt>
      <w:sdtPr>
        <w:id w:val="1281418404"/>
        <w:tag w:val="goog_rdk_1026"/>
      </w:sdtPr>
      <w:sdtContent>
        <w:p w:rsidR="00000000" w:rsidDel="00000000" w:rsidP="00000000" w:rsidRDefault="00000000" w:rsidRPr="00000000" w14:paraId="0000011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831760197"/>
              <w:tag w:val="goog_rdk_1024"/>
            </w:sdtPr>
            <w:sdtContent>
              <w:del w:author="Nguyễn Anh Kiệt" w:id="2" w:date="2025-04-23T17:56:21Z"/>
              <w:sdt>
                <w:sdtPr>
                  <w:id w:val="1612479215"/>
                  <w:tag w:val="goog_rdk_102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Hỗ trợ kiểm soát lưu lượng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33793818"/>
        <w:tag w:val="goog_rdk_1029"/>
      </w:sdtPr>
      <w:sdtContent>
        <w:p w:rsidR="00000000" w:rsidDel="00000000" w:rsidP="00000000" w:rsidRDefault="00000000" w:rsidRPr="00000000" w14:paraId="0000011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228985235"/>
              <w:tag w:val="goog_rdk_1027"/>
            </w:sdtPr>
            <w:sdtContent>
              <w:del w:author="Nguyễn Anh Kiệt" w:id="2" w:date="2025-04-23T17:56:21Z"/>
              <w:sdt>
                <w:sdtPr>
                  <w:id w:val="-51011546"/>
                  <w:tag w:val="goog_rdk_102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Xác nhận dữ liệu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6926424"/>
        <w:tag w:val="goog_rdk_1032"/>
      </w:sdtPr>
      <w:sdtContent>
        <w:p w:rsidR="00000000" w:rsidDel="00000000" w:rsidP="00000000" w:rsidRDefault="00000000" w:rsidRPr="00000000" w14:paraId="0000011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96957551"/>
              <w:tag w:val="goog_rdk_1030"/>
            </w:sdtPr>
            <w:sdtContent>
              <w:del w:author="Nguyễn Anh Kiệt" w:id="2" w:date="2025-04-23T17:56:21Z"/>
              <w:sdt>
                <w:sdtPr>
                  <w:id w:val="1864711828"/>
                  <w:tag w:val="goog_rdk_103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3: UDP hoạt động theo mô hình kết nối nào?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428031504"/>
        <w:tag w:val="goog_rdk_1035"/>
      </w:sdtPr>
      <w:sdtContent>
        <w:p w:rsidR="00000000" w:rsidDel="00000000" w:rsidP="00000000" w:rsidRDefault="00000000" w:rsidRPr="00000000" w14:paraId="0000011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592676157"/>
              <w:tag w:val="goog_rdk_1033"/>
            </w:sdtPr>
            <w:sdtContent>
              <w:del w:author="Nguyễn Anh Kiệt" w:id="2" w:date="2025-04-23T17:56:21Z"/>
              <w:sdt>
                <w:sdtPr>
                  <w:id w:val="812087970"/>
                  <w:tag w:val="goog_rdk_103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Kết nối hướng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04748990"/>
        <w:tag w:val="goog_rdk_1038"/>
      </w:sdtPr>
      <w:sdtContent>
        <w:p w:rsidR="00000000" w:rsidDel="00000000" w:rsidP="00000000" w:rsidRDefault="00000000" w:rsidRPr="00000000" w14:paraId="0000011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871964264"/>
              <w:tag w:val="goog_rdk_1036"/>
            </w:sdtPr>
            <w:sdtContent>
              <w:del w:author="Nguyễn Anh Kiệt" w:id="2" w:date="2025-04-23T17:56:21Z"/>
              <w:sdt>
                <w:sdtPr>
                  <w:id w:val="-1117268694"/>
                  <w:tag w:val="goog_rdk_103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Kết nối không hướng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34380338"/>
        <w:tag w:val="goog_rdk_1041"/>
      </w:sdtPr>
      <w:sdtContent>
        <w:p w:rsidR="00000000" w:rsidDel="00000000" w:rsidP="00000000" w:rsidRDefault="00000000" w:rsidRPr="00000000" w14:paraId="0000011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4107786"/>
              <w:tag w:val="goog_rdk_1039"/>
            </w:sdtPr>
            <w:sdtContent>
              <w:del w:author="Nguyễn Anh Kiệt" w:id="2" w:date="2025-04-23T17:56:21Z"/>
              <w:sdt>
                <w:sdtPr>
                  <w:id w:val="-169627583"/>
                  <w:tag w:val="goog_rdk_104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Nửa kết nối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513132368"/>
        <w:tag w:val="goog_rdk_1044"/>
      </w:sdtPr>
      <w:sdtContent>
        <w:p w:rsidR="00000000" w:rsidDel="00000000" w:rsidP="00000000" w:rsidRDefault="00000000" w:rsidRPr="00000000" w14:paraId="0000011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132075713"/>
              <w:tag w:val="goog_rdk_1042"/>
            </w:sdtPr>
            <w:sdtContent>
              <w:del w:author="Nguyễn Anh Kiệt" w:id="2" w:date="2025-04-23T17:56:21Z"/>
              <w:sdt>
                <w:sdtPr>
                  <w:id w:val="1286250678"/>
                  <w:tag w:val="goog_rdk_104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Kết nối song song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97001579"/>
        <w:tag w:val="goog_rdk_1047"/>
      </w:sdtPr>
      <w:sdtContent>
        <w:p w:rsidR="00000000" w:rsidDel="00000000" w:rsidP="00000000" w:rsidRDefault="00000000" w:rsidRPr="00000000" w14:paraId="0000011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326208834"/>
              <w:tag w:val="goog_rdk_1045"/>
            </w:sdtPr>
            <w:sdtContent>
              <w:del w:author="Nguyễn Anh Kiệt" w:id="2" w:date="2025-04-23T17:56:21Z"/>
              <w:sdt>
                <w:sdtPr>
                  <w:id w:val="-1754886189"/>
                  <w:tag w:val="goog_rdk_104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4: UDP phù hợp với ứng dụng nào sau đây nhất?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64032491"/>
        <w:tag w:val="goog_rdk_1050"/>
      </w:sdtPr>
      <w:sdtContent>
        <w:p w:rsidR="00000000" w:rsidDel="00000000" w:rsidP="00000000" w:rsidRDefault="00000000" w:rsidRPr="00000000" w14:paraId="0000011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535441767"/>
              <w:tag w:val="goog_rdk_1048"/>
            </w:sdtPr>
            <w:sdtContent>
              <w:del w:author="Nguyễn Anh Kiệt" w:id="2" w:date="2025-04-23T17:56:21Z"/>
              <w:sdt>
                <w:sdtPr>
                  <w:id w:val="-1588220137"/>
                  <w:tag w:val="goog_rdk_104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A. Những ứng dụng cần độ tin cậy cao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06411435"/>
        <w:tag w:val="goog_rdk_1053"/>
      </w:sdtPr>
      <w:sdtContent>
        <w:p w:rsidR="00000000" w:rsidDel="00000000" w:rsidP="00000000" w:rsidRDefault="00000000" w:rsidRPr="00000000" w14:paraId="0000011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503748680"/>
              <w:tag w:val="goog_rdk_1051"/>
            </w:sdtPr>
            <w:sdtContent>
              <w:del w:author="Nguyễn Anh Kiệt" w:id="2" w:date="2025-04-23T17:56:21Z"/>
              <w:sdt>
                <w:sdtPr>
                  <w:id w:val="526400058"/>
                  <w:tag w:val="goog_rdk_105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Streaming video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99108533"/>
        <w:tag w:val="goog_rdk_1056"/>
      </w:sdtPr>
      <w:sdtContent>
        <w:p w:rsidR="00000000" w:rsidDel="00000000" w:rsidP="00000000" w:rsidRDefault="00000000" w:rsidRPr="00000000" w14:paraId="0000011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701619123"/>
              <w:tag w:val="goog_rdk_1054"/>
            </w:sdtPr>
            <w:sdtContent>
              <w:del w:author="Nguyễn Anh Kiệt" w:id="2" w:date="2025-04-23T17:56:21Z"/>
              <w:sdt>
                <w:sdtPr>
                  <w:id w:val="1194592621"/>
                  <w:tag w:val="goog_rdk_105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C. Chuyển tiền qua Internet Banking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90015939"/>
        <w:tag w:val="goog_rdk_1059"/>
      </w:sdtPr>
      <w:sdtContent>
        <w:p w:rsidR="00000000" w:rsidDel="00000000" w:rsidP="00000000" w:rsidRDefault="00000000" w:rsidRPr="00000000" w14:paraId="0000011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490754823"/>
              <w:tag w:val="goog_rdk_1057"/>
            </w:sdtPr>
            <w:sdtContent>
              <w:del w:author="Nguyễn Anh Kiệt" w:id="2" w:date="2025-04-23T17:56:21Z"/>
              <w:sdt>
                <w:sdtPr>
                  <w:id w:val="374338607"/>
                  <w:tag w:val="goog_rdk_105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Ứng dụng email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552310328"/>
        <w:tag w:val="goog_rdk_1062"/>
      </w:sdtPr>
      <w:sdtContent>
        <w:p w:rsidR="00000000" w:rsidDel="00000000" w:rsidP="00000000" w:rsidRDefault="00000000" w:rsidRPr="00000000" w14:paraId="0000011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558378633"/>
              <w:tag w:val="goog_rdk_1060"/>
            </w:sdtPr>
            <w:sdtContent>
              <w:del w:author="Nguyễn Anh Kiệt" w:id="2" w:date="2025-04-23T17:56:21Z"/>
              <w:sdt>
                <w:sdtPr>
                  <w:id w:val="1227424726"/>
                  <w:tag w:val="goog_rdk_106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5: Giao thức nào sử dụng UDP và được dùng để cung cấp thông tin về địa chỉ IP cấp phát tự động?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787602796"/>
        <w:tag w:val="goog_rdk_1065"/>
      </w:sdtPr>
      <w:sdtContent>
        <w:p w:rsidR="00000000" w:rsidDel="00000000" w:rsidP="00000000" w:rsidRDefault="00000000" w:rsidRPr="00000000" w14:paraId="0000011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523514084"/>
              <w:tag w:val="goog_rdk_1063"/>
            </w:sdtPr>
            <w:sdtContent>
              <w:del w:author="Nguyễn Anh Kiệt" w:id="2" w:date="2025-04-23T17:56:21Z"/>
              <w:sdt>
                <w:sdtPr>
                  <w:id w:val="500397465"/>
                  <w:tag w:val="goog_rdk_106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TCP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7385583"/>
        <w:tag w:val="goog_rdk_1068"/>
      </w:sdtPr>
      <w:sdtContent>
        <w:p w:rsidR="00000000" w:rsidDel="00000000" w:rsidP="00000000" w:rsidRDefault="00000000" w:rsidRPr="00000000" w14:paraId="0000012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2077763235"/>
              <w:tag w:val="goog_rdk_1066"/>
            </w:sdtPr>
            <w:sdtContent>
              <w:del w:author="Nguyễn Anh Kiệt" w:id="2" w:date="2025-04-23T17:56:21Z"/>
              <w:sdt>
                <w:sdtPr>
                  <w:id w:val="1087999424"/>
                  <w:tag w:val="goog_rdk_106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HTTP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97243721"/>
        <w:tag w:val="goog_rdk_1071"/>
      </w:sdtPr>
      <w:sdtContent>
        <w:p w:rsidR="00000000" w:rsidDel="00000000" w:rsidP="00000000" w:rsidRDefault="00000000" w:rsidRPr="00000000" w14:paraId="0000012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1521192669"/>
              <w:tag w:val="goog_rdk_1069"/>
            </w:sdtPr>
            <w:sdtContent>
              <w:del w:author="Nguyễn Anh Kiệt" w:id="2" w:date="2025-04-23T17:56:21Z"/>
              <w:sdt>
                <w:sdtPr>
                  <w:id w:val="-1372964370"/>
                  <w:tag w:val="goog_rdk_107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DHCP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460578635"/>
        <w:tag w:val="goog_rdk_1074"/>
      </w:sdtPr>
      <w:sdtContent>
        <w:p w:rsidR="00000000" w:rsidDel="00000000" w:rsidP="00000000" w:rsidRDefault="00000000" w:rsidRPr="00000000" w14:paraId="0000012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1892926793"/>
              <w:tag w:val="goog_rdk_1072"/>
            </w:sdtPr>
            <w:sdtContent>
              <w:del w:author="Nguyễn Anh Kiệt" w:id="2" w:date="2025-04-23T17:56:21Z"/>
              <w:sdt>
                <w:sdtPr>
                  <w:id w:val="-481721680"/>
                  <w:tag w:val="goog_rdk_107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SSL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795670400"/>
        <w:tag w:val="goog_rdk_1079"/>
      </w:sdtPr>
      <w:sdtContent>
        <w:p w:rsidR="00000000" w:rsidDel="00000000" w:rsidP="00000000" w:rsidRDefault="00000000" w:rsidRPr="00000000" w14:paraId="0000012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1424262121"/>
              <w:tag w:val="goog_rdk_1075"/>
            </w:sdtPr>
            <w:sdtContent>
              <w:del w:author="Nguyễn Anh Kiệt" w:id="2" w:date="2025-04-23T17:56:21Z"/>
              <w:sdt>
                <w:sdtPr>
                  <w:id w:val="2066534187"/>
                  <w:tag w:val="goog_rdk_107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6: Trong gói tin UDP, thông tin về cổng nguồn và đích nằm ở phần nào?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640814710"/>
                    <w:tag w:val="goog_rdk_1077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Header </w:delText>
                    </w:r>
                  </w:sdtContent>
                </w:sdt>
                <w:sdt>
                  <w:sdtPr>
                    <w:id w:val="811384176"/>
                    <w:tag w:val="goog_rdk_1078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Payload C. Footer D. Checksum</w:delText>
                    </w:r>
                  </w:sdtContent>
                </w:sdt>
              </w:del>
            </w:sdtContent>
          </w:sdt>
        </w:p>
      </w:sdtContent>
    </w:sdt>
    <w:sdt>
      <w:sdtPr>
        <w:id w:val="-1548906874"/>
        <w:tag w:val="goog_rdk_1085"/>
      </w:sdtPr>
      <w:sdtContent>
        <w:p w:rsidR="00000000" w:rsidDel="00000000" w:rsidP="00000000" w:rsidRDefault="00000000" w:rsidRPr="00000000" w14:paraId="00000124">
          <w:pPr>
            <w:tabs>
              <w:tab w:val="left" w:leader="none" w:pos="3402"/>
            </w:tabs>
            <w:rPr>
              <w:ins w:author="An Hồ Phạm Phú" w:id="26" w:date="2023-11-01T22:18:10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-276379384"/>
              <w:tag w:val="goog_rdk_1080"/>
            </w:sdtPr>
            <w:sdtContent>
              <w:del w:author="Nguyễn Anh Kiệt" w:id="2" w:date="2025-04-23T17:56:21Z"/>
              <w:sdt>
                <w:sdtPr>
                  <w:id w:val="933583005"/>
                  <w:tag w:val="goog_rdk_108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7: Tổng độ dài của header của gói tin UDP là bao nhiêu byte?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-1642938952"/>
              <w:tag w:val="goog_rdk_1082"/>
            </w:sdtPr>
            <w:sdtContent>
              <w:ins w:author="An Hồ Phạm Phú" w:id="26" w:date="2023-11-01T22:18:10Z">
                <w:sdt>
                  <w:sdtPr>
                    <w:id w:val="1169696562"/>
                    <w:tag w:val="goog_rdk_1083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1049986413"/>
                  <w:tag w:val="goog_rdk_1084"/>
                </w:sdtPr>
                <w:sdtContent>
                  <w:ins w:author="An Hồ Phạm Phú" w:id="26" w:date="2023-11-01T22:18:10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Hồ Phạm Phú" w:id="26" w:date="2023-11-01T22:18:10Z">
                <w:del w:author="Nguyễn Anh Kiệt" w:id="2" w:date="2025-04-23T17:56:21Z"/>
              </w:ins>
            </w:sdtContent>
          </w:sdt>
        </w:p>
      </w:sdtContent>
    </w:sdt>
    <w:sdt>
      <w:sdtPr>
        <w:id w:val="408259679"/>
        <w:tag w:val="goog_rdk_1093"/>
      </w:sdtPr>
      <w:sdtContent>
        <w:p w:rsidR="00000000" w:rsidDel="00000000" w:rsidP="00000000" w:rsidRDefault="00000000" w:rsidRPr="00000000" w14:paraId="00000125">
          <w:pPr>
            <w:tabs>
              <w:tab w:val="left" w:leader="none" w:pos="3402"/>
            </w:tabs>
            <w:rPr>
              <w:ins w:author="An Hồ Phạm Phú" w:id="27" w:date="2023-11-01T22:18:13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276182388"/>
              <w:tag w:val="goog_rdk_1087"/>
            </w:sdtPr>
            <w:sdtContent>
              <w:del w:author="Nguyễn Anh Kiệt" w:id="2" w:date="2025-04-23T17:56:21Z"/>
              <w:sdt>
                <w:sdtPr>
                  <w:id w:val="-489350324"/>
                  <w:tag w:val="goog_rdk_108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512550645"/>
                    <w:tag w:val="goog_rdk_1089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8</w:delText>
                    </w:r>
                  </w:sdtContent>
                </w:sdt>
              </w:del>
            </w:sdtContent>
          </w:sdt>
          <w:sdt>
            <w:sdtPr>
              <w:id w:val="1209662180"/>
              <w:tag w:val="goog_rdk_1090"/>
            </w:sdtPr>
            <w:sdtContent>
              <w:ins w:author="An Hồ Phạm Phú" w:id="27" w:date="2023-11-01T22:18:13Z">
                <w:sdt>
                  <w:sdtPr>
                    <w:id w:val="-1425173157"/>
                    <w:tag w:val="goog_rdk_1091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891193090"/>
                  <w:tag w:val="goog_rdk_1092"/>
                </w:sdtPr>
                <w:sdtContent>
                  <w:ins w:author="An Hồ Phạm Phú" w:id="27" w:date="2023-11-01T22:18:13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Hồ Phạm Phú" w:id="27" w:date="2023-11-01T22:18:13Z">
                <w:del w:author="Nguyễn Anh Kiệt" w:id="2" w:date="2025-04-23T17:56:21Z"/>
              </w:ins>
            </w:sdtContent>
          </w:sdt>
        </w:p>
      </w:sdtContent>
    </w:sdt>
    <w:sdt>
      <w:sdtPr>
        <w:id w:val="1444320571"/>
        <w:tag w:val="goog_rdk_1100"/>
      </w:sdtPr>
      <w:sdtContent>
        <w:p w:rsidR="00000000" w:rsidDel="00000000" w:rsidP="00000000" w:rsidRDefault="00000000" w:rsidRPr="00000000" w14:paraId="00000126">
          <w:pPr>
            <w:tabs>
              <w:tab w:val="left" w:leader="none" w:pos="3402"/>
            </w:tabs>
            <w:rPr>
              <w:ins w:author="An Hồ Phạm Phú" w:id="28" w:date="2023-11-01T22:18:15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1604498990"/>
              <w:tag w:val="goog_rdk_1095"/>
            </w:sdtPr>
            <w:sdtContent>
              <w:del w:author="Nguyễn Anh Kiệt" w:id="2" w:date="2025-04-23T17:56:21Z"/>
              <w:sdt>
                <w:sdtPr>
                  <w:id w:val="316791687"/>
                  <w:tag w:val="goog_rdk_109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B. 16 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10830947"/>
              <w:tag w:val="goog_rdk_1097"/>
            </w:sdtPr>
            <w:sdtContent>
              <w:ins w:author="An Hồ Phạm Phú" w:id="28" w:date="2023-11-01T22:18:15Z">
                <w:sdt>
                  <w:sdtPr>
                    <w:id w:val="-1342633369"/>
                    <w:tag w:val="goog_rdk_1098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1430535847"/>
                  <w:tag w:val="goog_rdk_1099"/>
                </w:sdtPr>
                <w:sdtContent>
                  <w:ins w:author="An Hồ Phạm Phú" w:id="28" w:date="2023-11-01T22:18:15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Hồ Phạm Phú" w:id="28" w:date="2023-11-01T22:18:15Z">
                <w:del w:author="Nguyễn Anh Kiệt" w:id="2" w:date="2025-04-23T17:56:21Z"/>
              </w:ins>
            </w:sdtContent>
          </w:sdt>
        </w:p>
      </w:sdtContent>
    </w:sdt>
    <w:sdt>
      <w:sdtPr>
        <w:id w:val="765662355"/>
        <w:tag w:val="goog_rdk_1107"/>
      </w:sdtPr>
      <w:sdtContent>
        <w:p w:rsidR="00000000" w:rsidDel="00000000" w:rsidP="00000000" w:rsidRDefault="00000000" w:rsidRPr="00000000" w14:paraId="00000127">
          <w:pPr>
            <w:tabs>
              <w:tab w:val="left" w:leader="none" w:pos="3402"/>
            </w:tabs>
            <w:rPr>
              <w:ins w:author="An Hồ Phạm Phú" w:id="29" w:date="2023-11-01T22:18:21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-1688720619"/>
              <w:tag w:val="goog_rdk_1102"/>
            </w:sdtPr>
            <w:sdtContent>
              <w:del w:author="Nguyễn Anh Kiệt" w:id="2" w:date="2025-04-23T17:56:21Z"/>
              <w:sdt>
                <w:sdtPr>
                  <w:id w:val="745838880"/>
                  <w:tag w:val="goog_rdk_110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32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-1908288978"/>
              <w:tag w:val="goog_rdk_1104"/>
            </w:sdtPr>
            <w:sdtContent>
              <w:ins w:author="An Hồ Phạm Phú" w:id="29" w:date="2023-11-01T22:18:21Z">
                <w:sdt>
                  <w:sdtPr>
                    <w:id w:val="-205446436"/>
                    <w:tag w:val="goog_rdk_1105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2090875558"/>
                  <w:tag w:val="goog_rdk_1106"/>
                </w:sdtPr>
                <w:sdtContent>
                  <w:ins w:author="An Hồ Phạm Phú" w:id="29" w:date="2023-11-01T22:18:21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Hồ Phạm Phú" w:id="29" w:date="2023-11-01T22:18:21Z">
                <w:del w:author="Nguyễn Anh Kiệt" w:id="2" w:date="2025-04-23T17:56:21Z"/>
              </w:ins>
            </w:sdtContent>
          </w:sdt>
        </w:p>
      </w:sdtContent>
    </w:sdt>
    <w:sdt>
      <w:sdtPr>
        <w:id w:val="1611050413"/>
        <w:tag w:val="goog_rdk_1111"/>
      </w:sdtPr>
      <w:sdtContent>
        <w:p w:rsidR="00000000" w:rsidDel="00000000" w:rsidP="00000000" w:rsidRDefault="00000000" w:rsidRPr="00000000" w14:paraId="0000012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266360826"/>
              <w:tag w:val="goog_rdk_1109"/>
            </w:sdtPr>
            <w:sdtContent>
              <w:del w:author="Nguyễn Anh Kiệt" w:id="2" w:date="2025-04-23T17:56:21Z"/>
              <w:sdt>
                <w:sdtPr>
                  <w:id w:val="-2020097707"/>
                  <w:tag w:val="goog_rdk_111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D. 64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510615958"/>
        <w:tag w:val="goog_rdk_1115"/>
      </w:sdtPr>
      <w:sdtContent>
        <w:p w:rsidR="00000000" w:rsidDel="00000000" w:rsidP="00000000" w:rsidRDefault="00000000" w:rsidRPr="00000000" w14:paraId="0000012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727901183"/>
              <w:tag w:val="goog_rdk_1112"/>
            </w:sdtPr>
            <w:sdtContent>
              <w:del w:author="Nguyễn Anh Kiệt" w:id="2" w:date="2025-04-23T17:56:21Z"/>
              <w:sdt>
                <w:sdtPr>
                  <w:id w:val="1344709425"/>
                  <w:tag w:val="goog_rdk_111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8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093282681"/>
                    <w:tag w:val="goog_rdk_1114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: Trường "Length" trong header của gói tin UDP biểu diễn thông tin gì?</w:delText>
                    </w:r>
                  </w:sdtContent>
                </w:sdt>
              </w:del>
            </w:sdtContent>
          </w:sdt>
        </w:p>
      </w:sdtContent>
    </w:sdt>
    <w:sdt>
      <w:sdtPr>
        <w:id w:val="1976272093"/>
        <w:tag w:val="goog_rdk_1118"/>
      </w:sdtPr>
      <w:sdtContent>
        <w:p w:rsidR="00000000" w:rsidDel="00000000" w:rsidP="00000000" w:rsidRDefault="00000000" w:rsidRPr="00000000" w14:paraId="0000012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962208566"/>
              <w:tag w:val="goog_rdk_1116"/>
            </w:sdtPr>
            <w:sdtContent>
              <w:del w:author="Nguyễn Anh Kiệt" w:id="2" w:date="2025-04-23T17:56:21Z"/>
              <w:sdt>
                <w:sdtPr>
                  <w:id w:val="1660943066"/>
                  <w:tag w:val="goog_rdk_111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A. Độ dài của gói tin UDP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115857539"/>
        <w:tag w:val="goog_rdk_1123"/>
      </w:sdtPr>
      <w:sdtContent>
        <w:p w:rsidR="00000000" w:rsidDel="00000000" w:rsidP="00000000" w:rsidRDefault="00000000" w:rsidRPr="00000000" w14:paraId="0000012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1307665114"/>
              <w:tag w:val="goog_rdk_1119"/>
            </w:sdtPr>
            <w:sdtContent>
              <w:del w:author="Nguyễn Anh Kiệt" w:id="2" w:date="2025-04-23T17:56:21Z"/>
              <w:sdt>
                <w:sdtPr>
                  <w:id w:val="-2136169129"/>
                  <w:tag w:val="goog_rdk_112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Độ dài của payload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347157532"/>
                    <w:tag w:val="goog_rdk_1121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Độ dài của header</w:delText>
                    </w:r>
                  </w:sdtContent>
                </w:sdt>
                <w:sdt>
                  <w:sdtPr>
                    <w:id w:val="970520285"/>
                    <w:tag w:val="goog_rdk_1122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D. Độ dài của phần footer</w:delText>
                    </w:r>
                  </w:sdtContent>
                </w:sdt>
              </w:del>
            </w:sdtContent>
          </w:sdt>
        </w:p>
      </w:sdtContent>
    </w:sdt>
    <w:sdt>
      <w:sdtPr>
        <w:id w:val="-1325603737"/>
        <w:tag w:val="goog_rdk_1129"/>
      </w:sdtPr>
      <w:sdtContent>
        <w:p w:rsidR="00000000" w:rsidDel="00000000" w:rsidP="00000000" w:rsidRDefault="00000000" w:rsidRPr="00000000" w14:paraId="0000012C">
          <w:pPr>
            <w:tabs>
              <w:tab w:val="left" w:leader="none" w:pos="3402"/>
            </w:tabs>
            <w:rPr>
              <w:ins w:author="An Hồ Phạm Phú" w:id="30" w:date="2023-11-01T22:18:01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592903599"/>
              <w:tag w:val="goog_rdk_1124"/>
            </w:sdtPr>
            <w:sdtContent>
              <w:del w:author="Nguyễn Anh Kiệt" w:id="2" w:date="2025-04-23T17:56:21Z"/>
              <w:sdt>
                <w:sdtPr>
                  <w:id w:val="-1466739738"/>
                  <w:tag w:val="goog_rdk_112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9: Trong UDP, lỗi gói tin được kiểm tra bằng cách nào?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-955643047"/>
              <w:tag w:val="goog_rdk_1126"/>
            </w:sdtPr>
            <w:sdtContent>
              <w:ins w:author="An Hồ Phạm Phú" w:id="30" w:date="2023-11-01T22:18:01Z">
                <w:sdt>
                  <w:sdtPr>
                    <w:id w:val="653258589"/>
                    <w:tag w:val="goog_rdk_1127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1191638546"/>
                  <w:tag w:val="goog_rdk_1128"/>
                </w:sdtPr>
                <w:sdtContent>
                  <w:ins w:author="An Hồ Phạm Phú" w:id="30" w:date="2023-11-01T22:18:01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Hồ Phạm Phú" w:id="30" w:date="2023-11-01T22:18:01Z">
                <w:del w:author="Nguyễn Anh Kiệt" w:id="2" w:date="2025-04-23T17:56:21Z"/>
              </w:ins>
            </w:sdtContent>
          </w:sdt>
        </w:p>
      </w:sdtContent>
    </w:sdt>
    <w:sdt>
      <w:sdtPr>
        <w:id w:val="2049761749"/>
        <w:tag w:val="goog_rdk_1136"/>
      </w:sdtPr>
      <w:sdtContent>
        <w:p w:rsidR="00000000" w:rsidDel="00000000" w:rsidP="00000000" w:rsidRDefault="00000000" w:rsidRPr="00000000" w14:paraId="0000012D">
          <w:pPr>
            <w:tabs>
              <w:tab w:val="left" w:leader="none" w:pos="3402"/>
            </w:tabs>
            <w:rPr>
              <w:ins w:author="An Hồ Phạm Phú" w:id="31" w:date="2023-11-01T22:18:02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-268411758"/>
              <w:tag w:val="goog_rdk_1131"/>
            </w:sdtPr>
            <w:sdtContent>
              <w:del w:author="Nguyễn Anh Kiệt" w:id="2" w:date="2025-04-23T17:56:21Z"/>
              <w:sdt>
                <w:sdtPr>
                  <w:id w:val="-1535339340"/>
                  <w:tag w:val="goog_rdk_113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A. Sử dụng số sequence 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370605583"/>
              <w:tag w:val="goog_rdk_1133"/>
            </w:sdtPr>
            <w:sdtContent>
              <w:ins w:author="An Hồ Phạm Phú" w:id="31" w:date="2023-11-01T22:18:02Z">
                <w:sdt>
                  <w:sdtPr>
                    <w:id w:val="-1551777732"/>
                    <w:tag w:val="goog_rdk_1134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117902883"/>
                  <w:tag w:val="goog_rdk_1135"/>
                </w:sdtPr>
                <w:sdtContent>
                  <w:ins w:author="An Hồ Phạm Phú" w:id="31" w:date="2023-11-01T22:18:02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Hồ Phạm Phú" w:id="31" w:date="2023-11-01T22:18:02Z">
                <w:del w:author="Nguyễn Anh Kiệt" w:id="2" w:date="2025-04-23T17:56:21Z"/>
              </w:ins>
            </w:sdtContent>
          </w:sdt>
        </w:p>
      </w:sdtContent>
    </w:sdt>
    <w:sdt>
      <w:sdtPr>
        <w:id w:val="2043942162"/>
        <w:tag w:val="goog_rdk_1143"/>
      </w:sdtPr>
      <w:sdtContent>
        <w:p w:rsidR="00000000" w:rsidDel="00000000" w:rsidP="00000000" w:rsidRDefault="00000000" w:rsidRPr="00000000" w14:paraId="0000012E">
          <w:pPr>
            <w:tabs>
              <w:tab w:val="left" w:leader="none" w:pos="3402"/>
            </w:tabs>
            <w:rPr>
              <w:ins w:author="An Hồ Phạm Phú" w:id="32" w:date="2023-11-01T22:18:04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1516677106"/>
              <w:tag w:val="goog_rdk_1138"/>
            </w:sdtPr>
            <w:sdtContent>
              <w:del w:author="Nguyễn Anh Kiệt" w:id="2" w:date="2025-04-23T17:56:21Z"/>
              <w:sdt>
                <w:sdtPr>
                  <w:id w:val="-439922527"/>
                  <w:tag w:val="goog_rdk_113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Sử dụng checksum 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148528599"/>
              <w:tag w:val="goog_rdk_1140"/>
            </w:sdtPr>
            <w:sdtContent>
              <w:ins w:author="An Hồ Phạm Phú" w:id="32" w:date="2023-11-01T22:18:04Z">
                <w:sdt>
                  <w:sdtPr>
                    <w:id w:val="991218419"/>
                    <w:tag w:val="goog_rdk_1141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1809535858"/>
                  <w:tag w:val="goog_rdk_1142"/>
                </w:sdtPr>
                <w:sdtContent>
                  <w:ins w:author="An Hồ Phạm Phú" w:id="32" w:date="2023-11-01T22:18:04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Hồ Phạm Phú" w:id="32" w:date="2023-11-01T22:18:04Z">
                <w:del w:author="Nguyễn Anh Kiệt" w:id="2" w:date="2025-04-23T17:56:21Z"/>
              </w:ins>
            </w:sdtContent>
          </w:sdt>
        </w:p>
      </w:sdtContent>
    </w:sdt>
    <w:sdt>
      <w:sdtPr>
        <w:id w:val="1033725472"/>
        <w:tag w:val="goog_rdk_1150"/>
      </w:sdtPr>
      <w:sdtContent>
        <w:p w:rsidR="00000000" w:rsidDel="00000000" w:rsidP="00000000" w:rsidRDefault="00000000" w:rsidRPr="00000000" w14:paraId="0000012F">
          <w:pPr>
            <w:tabs>
              <w:tab w:val="left" w:leader="none" w:pos="3402"/>
            </w:tabs>
            <w:rPr>
              <w:ins w:author="An Hồ Phạm Phú" w:id="33" w:date="2023-11-01T22:18:06Z"/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-1043863248"/>
              <w:tag w:val="goog_rdk_1145"/>
            </w:sdtPr>
            <w:sdtContent>
              <w:del w:author="Nguyễn Anh Kiệt" w:id="2" w:date="2025-04-23T17:56:21Z"/>
              <w:sdt>
                <w:sdtPr>
                  <w:id w:val="61219414"/>
                  <w:tag w:val="goog_rdk_114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Sử dụng acknowledgment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-60322389"/>
              <w:tag w:val="goog_rdk_1147"/>
            </w:sdtPr>
            <w:sdtContent>
              <w:ins w:author="An Hồ Phạm Phú" w:id="33" w:date="2023-11-01T22:18:06Z">
                <w:sdt>
                  <w:sdtPr>
                    <w:id w:val="-1286029566"/>
                    <w:tag w:val="goog_rdk_1148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646457919"/>
                  <w:tag w:val="goog_rdk_1149"/>
                </w:sdtPr>
                <w:sdtContent>
                  <w:ins w:author="An Hồ Phạm Phú" w:id="33" w:date="2023-11-01T22:18:06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An Hồ Phạm Phú" w:id="33" w:date="2023-11-01T22:18:06Z">
                <w:del w:author="Nguyễn Anh Kiệt" w:id="2" w:date="2025-04-23T17:56:21Z"/>
              </w:ins>
            </w:sdtContent>
          </w:sdt>
        </w:p>
      </w:sdtContent>
    </w:sdt>
    <w:sdt>
      <w:sdtPr>
        <w:id w:val="1107809573"/>
        <w:tag w:val="goog_rdk_1154"/>
      </w:sdtPr>
      <w:sdtContent>
        <w:p w:rsidR="00000000" w:rsidDel="00000000" w:rsidP="00000000" w:rsidRDefault="00000000" w:rsidRPr="00000000" w14:paraId="0000013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14255645"/>
              <w:tag w:val="goog_rdk_1152"/>
            </w:sdtPr>
            <w:sdtContent>
              <w:del w:author="Nguyễn Anh Kiệt" w:id="2" w:date="2025-04-23T17:56:21Z"/>
              <w:sdt>
                <w:sdtPr>
                  <w:id w:val="1187700953"/>
                  <w:tag w:val="goog_rdk_115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D. Không có cơ chế kiểm tra lỗi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78428790"/>
        <w:tag w:val="goog_rdk_1157"/>
      </w:sdtPr>
      <w:sdtContent>
        <w:p w:rsidR="00000000" w:rsidDel="00000000" w:rsidP="00000000" w:rsidRDefault="00000000" w:rsidRPr="00000000" w14:paraId="0000013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398619880"/>
              <w:tag w:val="goog_rdk_1155"/>
            </w:sdtPr>
            <w:sdtContent>
              <w:del w:author="Nguyễn Anh Kiệt" w:id="2" w:date="2025-04-23T17:56:21Z"/>
              <w:sdt>
                <w:sdtPr>
                  <w:id w:val="-959276568"/>
                  <w:tag w:val="goog_rdk_115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10: Trong mô hình client-server, cổng nào thường được dùng để liên lạc với server qua giao thức UDP?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87702707"/>
        <w:tag w:val="goog_rdk_1162"/>
      </w:sdtPr>
      <w:sdtContent>
        <w:p w:rsidR="00000000" w:rsidDel="00000000" w:rsidP="00000000" w:rsidRDefault="00000000" w:rsidRPr="00000000" w14:paraId="0000013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81524454"/>
              <w:tag w:val="goog_rdk_1158"/>
            </w:sdtPr>
            <w:sdtContent>
              <w:del w:author="Nguyễn Anh Kiệt" w:id="2" w:date="2025-04-23T17:56:21Z"/>
              <w:sdt>
                <w:sdtPr>
                  <w:id w:val="-1210875244"/>
                  <w:tag w:val="goog_rdk_115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A. 80 B. 8080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475711244"/>
                    <w:tag w:val="goog_rdk_1160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53</w:delText>
                    </w:r>
                  </w:sdtContent>
                </w:sdt>
                <w:sdt>
                  <w:sdtPr>
                    <w:id w:val="302691069"/>
                    <w:tag w:val="goog_rdk_1161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D. 23</w:delText>
                    </w:r>
                  </w:sdtContent>
                </w:sdt>
              </w:del>
            </w:sdtContent>
          </w:sdt>
        </w:p>
      </w:sdtContent>
    </w:sdt>
    <w:sdt>
      <w:sdtPr>
        <w:id w:val="-1359900027"/>
        <w:tag w:val="goog_rdk_1167"/>
      </w:sdtPr>
      <w:sdtContent>
        <w:p w:rsidR="00000000" w:rsidDel="00000000" w:rsidP="00000000" w:rsidRDefault="00000000" w:rsidRPr="00000000" w14:paraId="0000013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920930391"/>
              <w:tag w:val="goog_rdk_1163"/>
            </w:sdtPr>
            <w:sdtContent>
              <w:del w:author="Nguyễn Anh Kiệt" w:id="2" w:date="2025-04-23T17:56:21Z"/>
              <w:sdt>
                <w:sdtPr>
                  <w:id w:val="1074637873"/>
                  <w:tag w:val="goog_rdk_116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11: Giao thức nào dưới đây không sử dụng UDP? A. DNS B. SNMP C.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892702301"/>
                    <w:tag w:val="goog_rdk_1165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SMTP</w:delText>
                    </w:r>
                  </w:sdtContent>
                </w:sdt>
                <w:sdt>
                  <w:sdtPr>
                    <w:id w:val="1858443275"/>
                    <w:tag w:val="goog_rdk_1166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D. BOOTP</w:delText>
                    </w:r>
                  </w:sdtContent>
                </w:sdt>
              </w:del>
            </w:sdtContent>
          </w:sdt>
        </w:p>
      </w:sdtContent>
    </w:sdt>
    <w:sdt>
      <w:sdtPr>
        <w:id w:val="-139632578"/>
        <w:tag w:val="goog_rdk_1171"/>
      </w:sdtPr>
      <w:sdtContent>
        <w:p w:rsidR="00000000" w:rsidDel="00000000" w:rsidP="00000000" w:rsidRDefault="00000000" w:rsidRPr="00000000" w14:paraId="0000013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470333244"/>
              <w:tag w:val="goog_rdk_1168"/>
            </w:sdtPr>
            <w:sdtContent>
              <w:del w:author="Nguyễn Anh Kiệt" w:id="2" w:date="2025-04-23T17:56:21Z"/>
              <w:sdt>
                <w:sdtPr>
                  <w:id w:val="-110179712"/>
                  <w:tag w:val="goog_rdk_116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13: Trường nào sau đây không nằm trong header gói tin UDP? A. Source port B. Destination port C. Length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47254999"/>
                    <w:tag w:val="goog_rdk_1170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Sequence number</w:delText>
                    </w:r>
                  </w:sdtContent>
                </w:sdt>
              </w:del>
            </w:sdtContent>
          </w:sdt>
        </w:p>
      </w:sdtContent>
    </w:sdt>
    <w:sdt>
      <w:sdtPr>
        <w:id w:val="861955202"/>
        <w:tag w:val="goog_rdk_1176"/>
      </w:sdtPr>
      <w:sdtContent>
        <w:p w:rsidR="00000000" w:rsidDel="00000000" w:rsidP="00000000" w:rsidRDefault="00000000" w:rsidRPr="00000000" w14:paraId="0000013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360" w:firstLine="0"/>
                <w:jc w:val="both"/>
              </w:pPr>
            </w:pPrChange>
          </w:pPr>
          <w:sdt>
            <w:sdtPr>
              <w:id w:val="-1606615669"/>
              <w:tag w:val="goog_rdk_1172"/>
            </w:sdtPr>
            <w:sdtContent>
              <w:del w:author="Nguyễn Anh Kiệt" w:id="2" w:date="2025-04-23T17:56:21Z"/>
              <w:sdt>
                <w:sdtPr>
                  <w:id w:val="-897442506"/>
                  <w:tag w:val="goog_rdk_117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14: Trường nào trong header gói tin UDP chứa thông tin về độ dài gói tin UDP (bao gồm cả header và dữ liệu)? A. Source Port B. Destination Port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1258192069"/>
                    <w:tag w:val="goog_rdk_1174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Length</w:delText>
                    </w:r>
                  </w:sdtContent>
                </w:sdt>
                <w:sdt>
                  <w:sdtPr>
                    <w:id w:val="1497818631"/>
                    <w:tag w:val="goog_rdk_1175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D. Checksum</w:delText>
                    </w:r>
                  </w:sdtContent>
                </w:sdt>
              </w:del>
            </w:sdtContent>
          </w:sdt>
        </w:p>
      </w:sdtContent>
    </w:sdt>
    <w:sdt>
      <w:sdtPr>
        <w:id w:val="-1648121745"/>
        <w:tag w:val="goog_rdk_1179"/>
      </w:sdtPr>
      <w:sdtContent>
        <w:p w:rsidR="00000000" w:rsidDel="00000000" w:rsidP="00000000" w:rsidRDefault="00000000" w:rsidRPr="00000000" w14:paraId="0000013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684165700"/>
              <w:tag w:val="goog_rdk_1177"/>
            </w:sdtPr>
            <w:sdtContent>
              <w:del w:author="Nguyễn Anh Kiệt" w:id="2" w:date="2025-04-23T17:56:21Z"/>
              <w:sdt>
                <w:sdtPr>
                  <w:id w:val="-766226842"/>
                  <w:tag w:val="goog_rdk_117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15: UDP thích hợp với loại ứng dụng nào sau đây?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542620333"/>
        <w:tag w:val="goog_rdk_1182"/>
      </w:sdtPr>
      <w:sdtContent>
        <w:p w:rsidR="00000000" w:rsidDel="00000000" w:rsidP="00000000" w:rsidRDefault="00000000" w:rsidRPr="00000000" w14:paraId="0000013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-316354935"/>
              <w:tag w:val="goog_rdk_1180"/>
            </w:sdtPr>
            <w:sdtContent>
              <w:del w:author="Nguyễn Anh Kiệt" w:id="2" w:date="2025-04-23T17:56:21Z"/>
              <w:sdt>
                <w:sdtPr>
                  <w:id w:val="1261313699"/>
                  <w:tag w:val="goog_rdk_118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Real-time applications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36022912"/>
        <w:tag w:val="goog_rdk_1185"/>
      </w:sdtPr>
      <w:sdtContent>
        <w:p w:rsidR="00000000" w:rsidDel="00000000" w:rsidP="00000000" w:rsidRDefault="00000000" w:rsidRPr="00000000" w14:paraId="0000013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-2059204240"/>
              <w:tag w:val="goog_rdk_1183"/>
            </w:sdtPr>
            <w:sdtContent>
              <w:del w:author="Nguyễn Anh Kiệt" w:id="2" w:date="2025-04-23T17:56:21Z"/>
              <w:sdt>
                <w:sdtPr>
                  <w:id w:val="648926337"/>
                  <w:tag w:val="goog_rdk_118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File transfer applications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64248230"/>
        <w:tag w:val="goog_rdk_1188"/>
      </w:sdtPr>
      <w:sdtContent>
        <w:p w:rsidR="00000000" w:rsidDel="00000000" w:rsidP="00000000" w:rsidRDefault="00000000" w:rsidRPr="00000000" w14:paraId="0000013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-1716499991"/>
              <w:tag w:val="goog_rdk_1186"/>
            </w:sdtPr>
            <w:sdtContent>
              <w:del w:author="Nguyễn Anh Kiệt" w:id="2" w:date="2025-04-23T17:56:21Z"/>
              <w:sdt>
                <w:sdtPr>
                  <w:id w:val="-1129505440"/>
                  <w:tag w:val="goog_rdk_118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Email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44130342"/>
        <w:tag w:val="goog_rdk_1196"/>
      </w:sdtPr>
      <w:sdtContent>
        <w:p w:rsidR="00000000" w:rsidDel="00000000" w:rsidP="00000000" w:rsidRDefault="00000000" w:rsidRPr="00000000" w14:paraId="0000013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623409165"/>
              <w:tag w:val="goog_rdk_1189"/>
            </w:sdtPr>
            <w:sdtContent>
              <w:del w:author="Nguyễn Anh Kiệt" w:id="2" w:date="2025-04-23T17:56:21Z"/>
              <w:sdt>
                <w:sdtPr>
                  <w:id w:val="-2017109217"/>
                  <w:tag w:val="goog_rdk_119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Web browsing</w:delText>
                    </w:r>
                  </w:del>
                </w:sdtContent>
              </w:sdt>
              <w:del w:author="Nguyễn Anh Kiệt" w:id="2" w:date="2025-04-23T17:56:21Z"/>
            </w:sdtContent>
          </w:sdt>
          <w:sdt>
            <w:sdtPr>
              <w:id w:val="-763627374"/>
              <w:tag w:val="goog_rdk_1191"/>
            </w:sdtPr>
            <w:sdtContent>
              <w:ins w:author="Quân Minh" w:id="34" w:date="2023-11-03T04:56:02Z">
                <w:sdt>
                  <w:sdtPr>
                    <w:id w:val="1683470764"/>
                    <w:tag w:val="goog_rdk_1192"/>
                  </w:sdtPr>
                  <w:sdtContent>
                    <w:del w:author="Nguyễn Anh Kiệt" w:id="2" w:date="2025-04-23T17:56:21Z"/>
                  </w:sdtContent>
                </w:sdt>
              </w:ins>
              <w:sdt>
                <w:sdtPr>
                  <w:id w:val="-1088641548"/>
                  <w:tag w:val="goog_rdk_1193"/>
                </w:sdtPr>
                <w:sdtContent>
                  <w:ins w:author="Quân Minh" w:id="34" w:date="2023-11-03T04:56:02Z">
                    <w:del w:author="Nguyễn Anh Kiệt" w:id="2" w:date="2025-04-23T17:56:21Z">
                      <w:r w:rsidDel="00000000" w:rsidR="00000000" w:rsidRPr="00000000">
                        <w:rPr>
                          <w:rtl w:val="0"/>
                          <w:rPrChange w:author="Huy Pham Nguyen Gia (huypng06)" w:id="3" w:date="2025-10-30T13:30:42Z">
                            <w:rPr>
                              <w:rFonts w:ascii="Cambria Math" w:cs="Cambria Math" w:eastAsia="Cambria Math" w:hAnsi="Cambria Math"/>
                              <w:color w:val="000000"/>
                              <w:sz w:val="28"/>
                              <w:szCs w:val="28"/>
                            </w:rPr>
                          </w:rPrChange>
                        </w:rPr>
                        <w:delText xml:space="preserve"> </w:delText>
                      </w:r>
                    </w:del>
                  </w:ins>
                </w:sdtContent>
              </w:sdt>
              <w:ins w:author="Quân Minh" w:id="34" w:date="2023-11-03T04:56:02Z">
                <w:del w:author="Nguyễn Anh Kiệt" w:id="2" w:date="2025-04-23T17:56:21Z"/>
              </w:ins>
            </w:sdtContent>
          </w:sdt>
          <w:sdt>
            <w:sdtPr>
              <w:id w:val="-267814044"/>
              <w:tag w:val="goog_rdk_1194"/>
            </w:sdtPr>
            <w:sdtContent>
              <w:del w:author="Nguyễn Anh Kiệt" w:id="2" w:date="2025-04-23T17:56:21Z"/>
              <w:sdt>
                <w:sdtPr>
                  <w:id w:val="537555668"/>
                  <w:tag w:val="goog_rdk_119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303625262"/>
        <w:tag w:val="goog_rdk_1199"/>
      </w:sdtPr>
      <w:sdtContent>
        <w:p w:rsidR="00000000" w:rsidDel="00000000" w:rsidP="00000000" w:rsidRDefault="00000000" w:rsidRPr="00000000" w14:paraId="0000013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504976551"/>
              <w:tag w:val="goog_rdk_1197"/>
            </w:sdtPr>
            <w:sdtContent>
              <w:del w:author="Nguyễn Anh Kiệt" w:id="2" w:date="2025-04-23T17:56:21Z"/>
              <w:sdt>
                <w:sdtPr>
                  <w:id w:val="-94602168"/>
                  <w:tag w:val="goog_rdk_119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16: Giao thức nào dưới đây sử dụng UDP và cung cấp dịch vụ phân giải tên miền?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485353782"/>
        <w:tag w:val="goog_rdk_1202"/>
      </w:sdtPr>
      <w:sdtContent>
        <w:p w:rsidR="00000000" w:rsidDel="00000000" w:rsidP="00000000" w:rsidRDefault="00000000" w:rsidRPr="00000000" w14:paraId="0000013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1141116431"/>
              <w:tag w:val="goog_rdk_1200"/>
            </w:sdtPr>
            <w:sdtContent>
              <w:del w:author="Nguyễn Anh Kiệt" w:id="2" w:date="2025-04-23T17:56:21Z"/>
              <w:sdt>
                <w:sdtPr>
                  <w:id w:val="191462464"/>
                  <w:tag w:val="goog_rdk_120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A. SMTP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362225613"/>
        <w:tag w:val="goog_rdk_1205"/>
      </w:sdtPr>
      <w:sdtContent>
        <w:p w:rsidR="00000000" w:rsidDel="00000000" w:rsidP="00000000" w:rsidRDefault="00000000" w:rsidRPr="00000000" w14:paraId="0000013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-775880247"/>
              <w:tag w:val="goog_rdk_1203"/>
            </w:sdtPr>
            <w:sdtContent>
              <w:del w:author="Nguyễn Anh Kiệt" w:id="2" w:date="2025-04-23T17:56:21Z"/>
              <w:sdt>
                <w:sdtPr>
                  <w:id w:val="959204167"/>
                  <w:tag w:val="goog_rdk_120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DHCP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739067987"/>
        <w:tag w:val="goog_rdk_1208"/>
      </w:sdtPr>
      <w:sdtContent>
        <w:p w:rsidR="00000000" w:rsidDel="00000000" w:rsidP="00000000" w:rsidRDefault="00000000" w:rsidRPr="00000000" w14:paraId="0000013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170047624"/>
              <w:tag w:val="goog_rdk_1206"/>
            </w:sdtPr>
            <w:sdtContent>
              <w:del w:author="Nguyễn Anh Kiệt" w:id="2" w:date="2025-04-23T17:56:21Z"/>
              <w:sdt>
                <w:sdtPr>
                  <w:id w:val="-1152619156"/>
                  <w:tag w:val="goog_rdk_120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DNS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56951270"/>
        <w:tag w:val="goog_rdk_1211"/>
      </w:sdtPr>
      <w:sdtContent>
        <w:p w:rsidR="00000000" w:rsidDel="00000000" w:rsidP="00000000" w:rsidRDefault="00000000" w:rsidRPr="00000000" w14:paraId="0000013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2115263654"/>
              <w:tag w:val="goog_rdk_1209"/>
            </w:sdtPr>
            <w:sdtContent>
              <w:del w:author="Nguyễn Anh Kiệt" w:id="2" w:date="2025-04-23T17:56:21Z"/>
              <w:sdt>
                <w:sdtPr>
                  <w:id w:val="-171696779"/>
                  <w:tag w:val="goog_rdk_121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HTTP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129675267"/>
        <w:tag w:val="goog_rdk_1214"/>
      </w:sdtPr>
      <w:sdtContent>
        <w:p w:rsidR="00000000" w:rsidDel="00000000" w:rsidP="00000000" w:rsidRDefault="00000000" w:rsidRPr="00000000" w14:paraId="0000014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022477461"/>
              <w:tag w:val="goog_rdk_1212"/>
            </w:sdtPr>
            <w:sdtContent>
              <w:del w:author="Nguyễn Anh Kiệt" w:id="2" w:date="2025-04-23T17:56:21Z"/>
              <w:sdt>
                <w:sdtPr>
                  <w:id w:val="-850581704"/>
                  <w:tag w:val="goog_rdk_121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18: Cái gì được sử dụng để kiểm tra sự toàn vẹn của dữ liệu trong gói tin UDP?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512040863"/>
        <w:tag w:val="goog_rdk_1217"/>
      </w:sdtPr>
      <w:sdtContent>
        <w:p w:rsidR="00000000" w:rsidDel="00000000" w:rsidP="00000000" w:rsidRDefault="00000000" w:rsidRPr="00000000" w14:paraId="0000014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1644153790"/>
              <w:tag w:val="goog_rdk_1215"/>
            </w:sdtPr>
            <w:sdtContent>
              <w:del w:author="Nguyễn Anh Kiệt" w:id="2" w:date="2025-04-23T17:56:21Z"/>
              <w:sdt>
                <w:sdtPr>
                  <w:id w:val="966693320"/>
                  <w:tag w:val="goog_rdk_121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Length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733376834"/>
        <w:tag w:val="goog_rdk_1220"/>
      </w:sdtPr>
      <w:sdtContent>
        <w:p w:rsidR="00000000" w:rsidDel="00000000" w:rsidP="00000000" w:rsidRDefault="00000000" w:rsidRPr="00000000" w14:paraId="0000014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1845756924"/>
              <w:tag w:val="goog_rdk_1218"/>
            </w:sdtPr>
            <w:sdtContent>
              <w:del w:author="Nguyễn Anh Kiệt" w:id="2" w:date="2025-04-23T17:56:21Z"/>
              <w:sdt>
                <w:sdtPr>
                  <w:id w:val="-1866130787"/>
                  <w:tag w:val="goog_rdk_121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Acknowledgment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756224007"/>
        <w:tag w:val="goog_rdk_1223"/>
      </w:sdtPr>
      <w:sdtContent>
        <w:p w:rsidR="00000000" w:rsidDel="00000000" w:rsidP="00000000" w:rsidRDefault="00000000" w:rsidRPr="00000000" w14:paraId="0000014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-203816715"/>
              <w:tag w:val="goog_rdk_1221"/>
            </w:sdtPr>
            <w:sdtContent>
              <w:del w:author="Nguyễn Anh Kiệt" w:id="2" w:date="2025-04-23T17:56:21Z"/>
              <w:sdt>
                <w:sdtPr>
                  <w:id w:val="1713405714"/>
                  <w:tag w:val="goog_rdk_122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Checksum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401935248"/>
        <w:tag w:val="goog_rdk_1226"/>
      </w:sdtPr>
      <w:sdtContent>
        <w:p w:rsidR="00000000" w:rsidDel="00000000" w:rsidP="00000000" w:rsidRDefault="00000000" w:rsidRPr="00000000" w14:paraId="0000014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ind w:left="720" w:firstLine="0"/>
                <w:jc w:val="both"/>
              </w:pPr>
            </w:pPrChange>
          </w:pPr>
          <w:sdt>
            <w:sdtPr>
              <w:id w:val="-665060117"/>
              <w:tag w:val="goog_rdk_1224"/>
            </w:sdtPr>
            <w:sdtContent>
              <w:del w:author="Nguyễn Anh Kiệt" w:id="2" w:date="2025-04-23T17:56:21Z"/>
              <w:sdt>
                <w:sdtPr>
                  <w:id w:val="-556820517"/>
                  <w:tag w:val="goog_rdk_122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Sequence number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830256526"/>
        <w:tag w:val="goog_rdk_1229"/>
      </w:sdtPr>
      <w:sdtContent>
        <w:p w:rsidR="00000000" w:rsidDel="00000000" w:rsidP="00000000" w:rsidRDefault="00000000" w:rsidRPr="00000000" w14:paraId="0000014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989241748"/>
              <w:tag w:val="goog_rdk_1227"/>
            </w:sdtPr>
            <w:sdtContent>
              <w:del w:author="Nguyễn Anh Kiệt" w:id="2" w:date="2025-04-23T17:56:21Z"/>
              <w:sdt>
                <w:sdtPr>
                  <w:id w:val="211108559"/>
                  <w:tag w:val="goog_rdk_122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55853137"/>
        <w:tag w:val="goog_rdk_1232"/>
      </w:sdtPr>
      <w:sdtContent>
        <w:p w:rsidR="00000000" w:rsidDel="00000000" w:rsidP="00000000" w:rsidRDefault="00000000" w:rsidRPr="00000000" w14:paraId="0000014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438460030"/>
              <w:tag w:val="goog_rdk_1230"/>
            </w:sdtPr>
            <w:sdtContent>
              <w:del w:author="Nguyễn Anh Kiệt" w:id="2" w:date="2025-04-23T17:56:21Z"/>
              <w:sdt>
                <w:sdtPr>
                  <w:id w:val="931143228"/>
                  <w:tag w:val="goog_rdk_123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Dạng Câu hỏi về RDT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500031456"/>
        <w:tag w:val="goog_rdk_1235"/>
      </w:sdtPr>
      <w:sdtContent>
        <w:p w:rsidR="00000000" w:rsidDel="00000000" w:rsidP="00000000" w:rsidRDefault="00000000" w:rsidRPr="00000000" w14:paraId="0000014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19348"/>
              <w:tag w:val="goog_rdk_1233"/>
            </w:sdtPr>
            <w:sdtContent>
              <w:del w:author="Nguyễn Anh Kiệt" w:id="2" w:date="2025-04-23T17:56:21Z"/>
              <w:sdt>
                <w:sdtPr>
                  <w:id w:val="-35712549"/>
                  <w:tag w:val="goog_rdk_123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1: Giao thức RDT nào có khả năng xử lý trường hợp mất gói tin dữ liệu?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668933353"/>
        <w:tag w:val="goog_rdk_1238"/>
      </w:sdtPr>
      <w:sdtContent>
        <w:p w:rsidR="00000000" w:rsidDel="00000000" w:rsidP="00000000" w:rsidRDefault="00000000" w:rsidRPr="00000000" w14:paraId="0000014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396343417"/>
              <w:tag w:val="goog_rdk_1236"/>
            </w:sdtPr>
            <w:sdtContent>
              <w:del w:author="Nguyễn Anh Kiệt" w:id="2" w:date="2025-04-23T17:56:21Z"/>
              <w:sdt>
                <w:sdtPr>
                  <w:id w:val="-649286686"/>
                  <w:tag w:val="goog_rdk_123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1.0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72639460"/>
        <w:tag w:val="goog_rdk_1241"/>
      </w:sdtPr>
      <w:sdtContent>
        <w:p w:rsidR="00000000" w:rsidDel="00000000" w:rsidP="00000000" w:rsidRDefault="00000000" w:rsidRPr="00000000" w14:paraId="0000014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394045833"/>
              <w:tag w:val="goog_rdk_1239"/>
            </w:sdtPr>
            <w:sdtContent>
              <w:del w:author="Nguyễn Anh Kiệt" w:id="2" w:date="2025-04-23T17:56:21Z"/>
              <w:sdt>
                <w:sdtPr>
                  <w:id w:val="-421836591"/>
                  <w:tag w:val="goog_rdk_124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117180756"/>
        <w:tag w:val="goog_rdk_1244"/>
      </w:sdtPr>
      <w:sdtContent>
        <w:p w:rsidR="00000000" w:rsidDel="00000000" w:rsidP="00000000" w:rsidRDefault="00000000" w:rsidRPr="00000000" w14:paraId="0000014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925393524"/>
              <w:tag w:val="goog_rdk_1242"/>
            </w:sdtPr>
            <w:sdtContent>
              <w:del w:author="Nguyễn Anh Kiệt" w:id="2" w:date="2025-04-23T17:56:21Z"/>
              <w:sdt>
                <w:sdtPr>
                  <w:id w:val="-945025162"/>
                  <w:tag w:val="goog_rdk_124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65787142"/>
        <w:tag w:val="goog_rdk_1247"/>
      </w:sdtPr>
      <w:sdtContent>
        <w:p w:rsidR="00000000" w:rsidDel="00000000" w:rsidP="00000000" w:rsidRDefault="00000000" w:rsidRPr="00000000" w14:paraId="0000014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474748294"/>
              <w:tag w:val="goog_rdk_1245"/>
            </w:sdtPr>
            <w:sdtContent>
              <w:del w:author="Nguyễn Anh Kiệt" w:id="2" w:date="2025-04-23T17:56:21Z"/>
              <w:sdt>
                <w:sdtPr>
                  <w:id w:val="242924270"/>
                  <w:tag w:val="goog_rdk_124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3.0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416677724"/>
        <w:tag w:val="goog_rdk_1250"/>
      </w:sdtPr>
      <w:sdtContent>
        <w:p w:rsidR="00000000" w:rsidDel="00000000" w:rsidP="00000000" w:rsidRDefault="00000000" w:rsidRPr="00000000" w14:paraId="0000014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36004216"/>
              <w:tag w:val="goog_rdk_1248"/>
            </w:sdtPr>
            <w:sdtContent>
              <w:del w:author="Nguyễn Anh Kiệt" w:id="2" w:date="2025-04-23T17:56:21Z"/>
              <w:sdt>
                <w:sdtPr>
                  <w:id w:val="-169331349"/>
                  <w:tag w:val="goog_rdk_124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2: Trong giao thức RDT, phiên bản nào thực hiện gửi lại gói tin nếu không nhận được gói ACK sau thời gian chờ của nó?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04058002"/>
        <w:tag w:val="goog_rdk_1253"/>
      </w:sdtPr>
      <w:sdtContent>
        <w:p w:rsidR="00000000" w:rsidDel="00000000" w:rsidP="00000000" w:rsidRDefault="00000000" w:rsidRPr="00000000" w14:paraId="0000014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628358490"/>
              <w:tag w:val="goog_rdk_1251"/>
            </w:sdtPr>
            <w:sdtContent>
              <w:del w:author="Nguyễn Anh Kiệt" w:id="2" w:date="2025-04-23T17:56:21Z"/>
              <w:sdt>
                <w:sdtPr>
                  <w:id w:val="177078953"/>
                  <w:tag w:val="goog_rdk_125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1.0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845170186"/>
        <w:tag w:val="goog_rdk_1256"/>
      </w:sdtPr>
      <w:sdtContent>
        <w:p w:rsidR="00000000" w:rsidDel="00000000" w:rsidP="00000000" w:rsidRDefault="00000000" w:rsidRPr="00000000" w14:paraId="0000014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23497212"/>
              <w:tag w:val="goog_rdk_1254"/>
            </w:sdtPr>
            <w:sdtContent>
              <w:del w:author="Nguyễn Anh Kiệt" w:id="2" w:date="2025-04-23T17:56:21Z"/>
              <w:sdt>
                <w:sdtPr>
                  <w:id w:val="186939952"/>
                  <w:tag w:val="goog_rdk_125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16768320"/>
        <w:tag w:val="goog_rdk_1259"/>
      </w:sdtPr>
      <w:sdtContent>
        <w:p w:rsidR="00000000" w:rsidDel="00000000" w:rsidP="00000000" w:rsidRDefault="00000000" w:rsidRPr="00000000" w14:paraId="0000014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410892408"/>
              <w:tag w:val="goog_rdk_1257"/>
            </w:sdtPr>
            <w:sdtContent>
              <w:del w:author="Nguyễn Anh Kiệt" w:id="2" w:date="2025-04-23T17:56:21Z"/>
              <w:sdt>
                <w:sdtPr>
                  <w:id w:val="-2142907865"/>
                  <w:tag w:val="goog_rdk_125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2.2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359998036"/>
        <w:tag w:val="goog_rdk_1262"/>
      </w:sdtPr>
      <w:sdtContent>
        <w:p w:rsidR="00000000" w:rsidDel="00000000" w:rsidP="00000000" w:rsidRDefault="00000000" w:rsidRPr="00000000" w14:paraId="0000015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913338454"/>
              <w:tag w:val="goog_rdk_1260"/>
            </w:sdtPr>
            <w:sdtContent>
              <w:del w:author="Nguyễn Anh Kiệt" w:id="2" w:date="2025-04-23T17:56:21Z"/>
              <w:sdt>
                <w:sdtPr>
                  <w:id w:val="1956116912"/>
                  <w:tag w:val="goog_rdk_126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3.0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371685799"/>
        <w:tag w:val="goog_rdk_1266"/>
      </w:sdtPr>
      <w:sdtContent>
        <w:p w:rsidR="00000000" w:rsidDel="00000000" w:rsidP="00000000" w:rsidRDefault="00000000" w:rsidRPr="00000000" w14:paraId="0000015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584296164"/>
              <w:tag w:val="goog_rdk_1263"/>
            </w:sdtPr>
            <w:sdtContent>
              <w:del w:author="Nguyễn Anh Kiệt" w:id="2" w:date="2025-04-23T17:56:21Z"/>
              <w:sdt>
                <w:sdtPr>
                  <w:id w:val="1164395254"/>
                  <w:tag w:val="goog_rdk_126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3: Phiên bản nào của giao thức RDT không thể xử lý việc mất gói tin ACK? 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-872059780"/>
                    <w:tag w:val="goog_rdk_1265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1.0 </w:delText>
                    </w:r>
                  </w:sdtContent>
                </w:sdt>
              </w:del>
            </w:sdtContent>
          </w:sdt>
        </w:p>
      </w:sdtContent>
    </w:sdt>
    <w:sdt>
      <w:sdtPr>
        <w:id w:val="831258176"/>
        <w:tag w:val="goog_rdk_1269"/>
      </w:sdtPr>
      <w:sdtContent>
        <w:p w:rsidR="00000000" w:rsidDel="00000000" w:rsidP="00000000" w:rsidRDefault="00000000" w:rsidRPr="00000000" w14:paraId="0000015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157898657"/>
              <w:tag w:val="goog_rdk_1267"/>
            </w:sdtPr>
            <w:sdtContent>
              <w:del w:author="Nguyễn Anh Kiệt" w:id="2" w:date="2025-04-23T17:56:21Z"/>
              <w:sdt>
                <w:sdtPr>
                  <w:id w:val="1218700287"/>
                  <w:tag w:val="goog_rdk_126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739482229"/>
        <w:tag w:val="goog_rdk_1272"/>
      </w:sdtPr>
      <w:sdtContent>
        <w:p w:rsidR="00000000" w:rsidDel="00000000" w:rsidP="00000000" w:rsidRDefault="00000000" w:rsidRPr="00000000" w14:paraId="0000015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999906026"/>
              <w:tag w:val="goog_rdk_1270"/>
            </w:sdtPr>
            <w:sdtContent>
              <w:del w:author="Nguyễn Anh Kiệt" w:id="2" w:date="2025-04-23T17:56:21Z"/>
              <w:sdt>
                <w:sdtPr>
                  <w:id w:val="1150258180"/>
                  <w:tag w:val="goog_rdk_127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167957499"/>
        <w:tag w:val="goog_rdk_1275"/>
      </w:sdtPr>
      <w:sdtContent>
        <w:p w:rsidR="00000000" w:rsidDel="00000000" w:rsidP="00000000" w:rsidRDefault="00000000" w:rsidRPr="00000000" w14:paraId="0000015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345172089"/>
              <w:tag w:val="goog_rdk_1273"/>
            </w:sdtPr>
            <w:sdtContent>
              <w:del w:author="Nguyễn Anh Kiệt" w:id="2" w:date="2025-04-23T17:56:21Z"/>
              <w:sdt>
                <w:sdtPr>
                  <w:id w:val="-658541803"/>
                  <w:tag w:val="goog_rdk_127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Không phiên bản nào không thể xử lý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276282455"/>
        <w:tag w:val="goog_rdk_1278"/>
      </w:sdtPr>
      <w:sdtContent>
        <w:p w:rsidR="00000000" w:rsidDel="00000000" w:rsidP="00000000" w:rsidRDefault="00000000" w:rsidRPr="00000000" w14:paraId="0000015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543983130"/>
              <w:tag w:val="goog_rdk_1276"/>
            </w:sdtPr>
            <w:sdtContent>
              <w:del w:author="Nguyễn Anh Kiệt" w:id="2" w:date="2025-04-23T17:56:21Z"/>
              <w:sdt>
                <w:sdtPr>
                  <w:id w:val="99406943"/>
                  <w:tag w:val="goog_rdk_127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505097544"/>
        <w:tag w:val="goog_rdk_1281"/>
      </w:sdtPr>
      <w:sdtContent>
        <w:p w:rsidR="00000000" w:rsidDel="00000000" w:rsidP="00000000" w:rsidRDefault="00000000" w:rsidRPr="00000000" w14:paraId="0000015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241886539"/>
              <w:tag w:val="goog_rdk_1279"/>
            </w:sdtPr>
            <w:sdtContent>
              <w:del w:author="Nguyễn Anh Kiệt" w:id="2" w:date="2025-04-23T17:56:21Z"/>
              <w:sdt>
                <w:sdtPr>
                  <w:id w:val="-1544776075"/>
                  <w:tag w:val="goog_rdk_128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4: Mô hình giao thức RDT nào được thiết kế để xử lý độ trễ trong mạng?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350641298"/>
        <w:tag w:val="goog_rdk_1284"/>
      </w:sdtPr>
      <w:sdtContent>
        <w:p w:rsidR="00000000" w:rsidDel="00000000" w:rsidP="00000000" w:rsidRDefault="00000000" w:rsidRPr="00000000" w14:paraId="0000015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614790072"/>
              <w:tag w:val="goog_rdk_1282"/>
            </w:sdtPr>
            <w:sdtContent>
              <w:del w:author="Nguyễn Anh Kiệt" w:id="2" w:date="2025-04-23T17:56:21Z"/>
              <w:sdt>
                <w:sdtPr>
                  <w:id w:val="-1706419866"/>
                  <w:tag w:val="goog_rdk_128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2.0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520798756"/>
        <w:tag w:val="goog_rdk_1287"/>
      </w:sdtPr>
      <w:sdtContent>
        <w:p w:rsidR="00000000" w:rsidDel="00000000" w:rsidP="00000000" w:rsidRDefault="00000000" w:rsidRPr="00000000" w14:paraId="0000015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084158644"/>
              <w:tag w:val="goog_rdk_1285"/>
            </w:sdtPr>
            <w:sdtContent>
              <w:del w:author="Nguyễn Anh Kiệt" w:id="2" w:date="2025-04-23T17:56:21Z"/>
              <w:sdt>
                <w:sdtPr>
                  <w:id w:val="-1426238193"/>
                  <w:tag w:val="goog_rdk_128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71655345"/>
        <w:tag w:val="goog_rdk_1290"/>
      </w:sdtPr>
      <w:sdtContent>
        <w:p w:rsidR="00000000" w:rsidDel="00000000" w:rsidP="00000000" w:rsidRDefault="00000000" w:rsidRPr="00000000" w14:paraId="0000015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499194587"/>
              <w:tag w:val="goog_rdk_1288"/>
            </w:sdtPr>
            <w:sdtContent>
              <w:del w:author="Nguyễn Anh Kiệt" w:id="2" w:date="2025-04-23T17:56:21Z"/>
              <w:sdt>
                <w:sdtPr>
                  <w:id w:val="-1722398516"/>
                  <w:tag w:val="goog_rdk_128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2.2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482580018"/>
        <w:tag w:val="goog_rdk_1293"/>
      </w:sdtPr>
      <w:sdtContent>
        <w:p w:rsidR="00000000" w:rsidDel="00000000" w:rsidP="00000000" w:rsidRDefault="00000000" w:rsidRPr="00000000" w14:paraId="0000015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134537523"/>
              <w:tag w:val="goog_rdk_1291"/>
            </w:sdtPr>
            <w:sdtContent>
              <w:del w:author="Nguyễn Anh Kiệt" w:id="2" w:date="2025-04-23T17:56:21Z"/>
              <w:sdt>
                <w:sdtPr>
                  <w:id w:val="-529025051"/>
                  <w:tag w:val="goog_rdk_129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3.0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119035961"/>
        <w:tag w:val="goog_rdk_1296"/>
      </w:sdtPr>
      <w:sdtContent>
        <w:p w:rsidR="00000000" w:rsidDel="00000000" w:rsidP="00000000" w:rsidRDefault="00000000" w:rsidRPr="00000000" w14:paraId="0000015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177350832"/>
              <w:tag w:val="goog_rdk_1294"/>
            </w:sdtPr>
            <w:sdtContent>
              <w:del w:author="Nguyễn Anh Kiệt" w:id="2" w:date="2025-04-23T17:56:21Z"/>
              <w:sdt>
                <w:sdtPr>
                  <w:id w:val="2113616335"/>
                  <w:tag w:val="goog_rdk_129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5: Giao thức RDT nào có khả năng phát hiện và sửa lỗi trong gói dữ liệu?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81973036"/>
        <w:tag w:val="goog_rdk_1299"/>
      </w:sdtPr>
      <w:sdtContent>
        <w:p w:rsidR="00000000" w:rsidDel="00000000" w:rsidP="00000000" w:rsidRDefault="00000000" w:rsidRPr="00000000" w14:paraId="0000015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47819866"/>
              <w:tag w:val="goog_rdk_1297"/>
            </w:sdtPr>
            <w:sdtContent>
              <w:del w:author="Nguyễn Anh Kiệt" w:id="2" w:date="2025-04-23T17:56:21Z"/>
              <w:sdt>
                <w:sdtPr>
                  <w:id w:val="-1902602181"/>
                  <w:tag w:val="goog_rdk_129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1.0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656369031"/>
        <w:tag w:val="goog_rdk_1302"/>
      </w:sdtPr>
      <w:sdtContent>
        <w:p w:rsidR="00000000" w:rsidDel="00000000" w:rsidP="00000000" w:rsidRDefault="00000000" w:rsidRPr="00000000" w14:paraId="0000015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5845165"/>
              <w:tag w:val="goog_rdk_1300"/>
            </w:sdtPr>
            <w:sdtContent>
              <w:del w:author="Nguyễn Anh Kiệt" w:id="2" w:date="2025-04-23T17:56:21Z"/>
              <w:sdt>
                <w:sdtPr>
                  <w:id w:val="-1679131400"/>
                  <w:tag w:val="goog_rdk_130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2.2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675025349"/>
        <w:tag w:val="goog_rdk_1305"/>
      </w:sdtPr>
      <w:sdtContent>
        <w:p w:rsidR="00000000" w:rsidDel="00000000" w:rsidP="00000000" w:rsidRDefault="00000000" w:rsidRPr="00000000" w14:paraId="0000015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01271983"/>
              <w:tag w:val="goog_rdk_1303"/>
            </w:sdtPr>
            <w:sdtContent>
              <w:del w:author="Nguyễn Anh Kiệt" w:id="2" w:date="2025-04-23T17:56:21Z"/>
              <w:sdt>
                <w:sdtPr>
                  <w:id w:val="-2085981956"/>
                  <w:tag w:val="goog_rdk_130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1.1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30327293"/>
        <w:tag w:val="goog_rdk_1308"/>
      </w:sdtPr>
      <w:sdtContent>
        <w:p w:rsidR="00000000" w:rsidDel="00000000" w:rsidP="00000000" w:rsidRDefault="00000000" w:rsidRPr="00000000" w14:paraId="0000015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782218484"/>
              <w:tag w:val="goog_rdk_1306"/>
            </w:sdtPr>
            <w:sdtContent>
              <w:del w:author="Nguyễn Anh Kiệt" w:id="2" w:date="2025-04-23T17:56:21Z"/>
              <w:sdt>
                <w:sdtPr>
                  <w:id w:val="-771872016"/>
                  <w:tag w:val="goog_rdk_130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2.1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990327195"/>
        <w:tag w:val="goog_rdk_1311"/>
      </w:sdtPr>
      <w:sdtContent>
        <w:p w:rsidR="00000000" w:rsidDel="00000000" w:rsidP="00000000" w:rsidRDefault="00000000" w:rsidRPr="00000000" w14:paraId="0000016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3744975"/>
              <w:tag w:val="goog_rdk_1309"/>
            </w:sdtPr>
            <w:sdtContent>
              <w:del w:author="Nguyễn Anh Kiệt" w:id="2" w:date="2025-04-23T17:56:21Z"/>
              <w:sdt>
                <w:sdtPr>
                  <w:id w:val="1102065111"/>
                  <w:tag w:val="goog_rdk_131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6: RDT 1.0 tạo ra giả định gì về môi trường mạng?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32186500"/>
        <w:tag w:val="goog_rdk_1314"/>
      </w:sdtPr>
      <w:sdtContent>
        <w:p w:rsidR="00000000" w:rsidDel="00000000" w:rsidP="00000000" w:rsidRDefault="00000000" w:rsidRPr="00000000" w14:paraId="0000016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520052971"/>
              <w:tag w:val="goog_rdk_1312"/>
            </w:sdtPr>
            <w:sdtContent>
              <w:del w:author="Nguyễn Anh Kiệt" w:id="2" w:date="2025-04-23T17:56:21Z"/>
              <w:sdt>
                <w:sdtPr>
                  <w:id w:val="-697452739"/>
                  <w:tag w:val="goog_rdk_131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Không có lỗi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78965447"/>
        <w:tag w:val="goog_rdk_1317"/>
      </w:sdtPr>
      <w:sdtContent>
        <w:p w:rsidR="00000000" w:rsidDel="00000000" w:rsidP="00000000" w:rsidRDefault="00000000" w:rsidRPr="00000000" w14:paraId="0000016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707835368"/>
              <w:tag w:val="goog_rdk_1315"/>
            </w:sdtPr>
            <w:sdtContent>
              <w:del w:author="Nguyễn Anh Kiệt" w:id="2" w:date="2025-04-23T17:56:21Z"/>
              <w:sdt>
                <w:sdtPr>
                  <w:id w:val="-1369178890"/>
                  <w:tag w:val="goog_rdk_131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Mất gói dữ liệu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759751496"/>
        <w:tag w:val="goog_rdk_1320"/>
      </w:sdtPr>
      <w:sdtContent>
        <w:p w:rsidR="00000000" w:rsidDel="00000000" w:rsidP="00000000" w:rsidRDefault="00000000" w:rsidRPr="00000000" w14:paraId="0000016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285331296"/>
              <w:tag w:val="goog_rdk_1318"/>
            </w:sdtPr>
            <w:sdtContent>
              <w:del w:author="Nguyễn Anh Kiệt" w:id="2" w:date="2025-04-23T17:56:21Z"/>
              <w:sdt>
                <w:sdtPr>
                  <w:id w:val="970374519"/>
                  <w:tag w:val="goog_rdk_131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Gói dữ liệu bị trễ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11298947"/>
        <w:tag w:val="goog_rdk_1323"/>
      </w:sdtPr>
      <w:sdtContent>
        <w:p w:rsidR="00000000" w:rsidDel="00000000" w:rsidP="00000000" w:rsidRDefault="00000000" w:rsidRPr="00000000" w14:paraId="0000016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707068016"/>
              <w:tag w:val="goog_rdk_1321"/>
            </w:sdtPr>
            <w:sdtContent>
              <w:del w:author="Nguyễn Anh Kiệt" w:id="2" w:date="2025-04-23T17:56:21Z"/>
              <w:sdt>
                <w:sdtPr>
                  <w:id w:val="9051250"/>
                  <w:tag w:val="goog_rdk_132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Mất gói ACK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666627009"/>
        <w:tag w:val="goog_rdk_1326"/>
      </w:sdtPr>
      <w:sdtContent>
        <w:p w:rsidR="00000000" w:rsidDel="00000000" w:rsidP="00000000" w:rsidRDefault="00000000" w:rsidRPr="00000000" w14:paraId="0000016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501370001"/>
              <w:tag w:val="goog_rdk_1324"/>
            </w:sdtPr>
            <w:sdtContent>
              <w:del w:author="Nguyễn Anh Kiệt" w:id="2" w:date="2025-04-23T17:56:21Z"/>
              <w:sdt>
                <w:sdtPr>
                  <w:id w:val="2115621571"/>
                  <w:tag w:val="goog_rdk_132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7: Giao thức RDT 2.1 giải quyết vấn đề gì trong RDT 2.0?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678897204"/>
        <w:tag w:val="goog_rdk_1329"/>
      </w:sdtPr>
      <w:sdtContent>
        <w:p w:rsidR="00000000" w:rsidDel="00000000" w:rsidP="00000000" w:rsidRDefault="00000000" w:rsidRPr="00000000" w14:paraId="0000016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775657739"/>
              <w:tag w:val="goog_rdk_1327"/>
            </w:sdtPr>
            <w:sdtContent>
              <w:del w:author="Nguyễn Anh Kiệt" w:id="2" w:date="2025-04-23T17:56:21Z"/>
              <w:sdt>
                <w:sdtPr>
                  <w:id w:val="-409490354"/>
                  <w:tag w:val="goog_rdk_132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Phát hiện gói tin bị mất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69107814"/>
        <w:tag w:val="goog_rdk_1332"/>
      </w:sdtPr>
      <w:sdtContent>
        <w:p w:rsidR="00000000" w:rsidDel="00000000" w:rsidP="00000000" w:rsidRDefault="00000000" w:rsidRPr="00000000" w14:paraId="0000016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423109647"/>
              <w:tag w:val="goog_rdk_1330"/>
            </w:sdtPr>
            <w:sdtContent>
              <w:del w:author="Nguyễn Anh Kiệt" w:id="2" w:date="2025-04-23T17:56:21Z"/>
              <w:sdt>
                <w:sdtPr>
                  <w:id w:val="-569682375"/>
                  <w:tag w:val="goog_rdk_133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Gói tin ACK bị trễ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37725728"/>
        <w:tag w:val="goog_rdk_1335"/>
      </w:sdtPr>
      <w:sdtContent>
        <w:p w:rsidR="00000000" w:rsidDel="00000000" w:rsidP="00000000" w:rsidRDefault="00000000" w:rsidRPr="00000000" w14:paraId="0000016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894483630"/>
              <w:tag w:val="goog_rdk_1333"/>
            </w:sdtPr>
            <w:sdtContent>
              <w:del w:author="Nguyễn Anh Kiệt" w:id="2" w:date="2025-04-23T17:56:21Z"/>
              <w:sdt>
                <w:sdtPr>
                  <w:id w:val="716012946"/>
                  <w:tag w:val="goog_rdk_133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Gói tin dữ liệu bị trễ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279201726"/>
        <w:tag w:val="goog_rdk_1338"/>
      </w:sdtPr>
      <w:sdtContent>
        <w:p w:rsidR="00000000" w:rsidDel="00000000" w:rsidP="00000000" w:rsidRDefault="00000000" w:rsidRPr="00000000" w14:paraId="0000016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260845015"/>
              <w:tag w:val="goog_rdk_1336"/>
            </w:sdtPr>
            <w:sdtContent>
              <w:del w:author="Nguyễn Anh Kiệt" w:id="2" w:date="2025-04-23T17:56:21Z"/>
              <w:sdt>
                <w:sdtPr>
                  <w:id w:val="-1560789314"/>
                  <w:tag w:val="goog_rdk_133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Không có gói tin ACK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892512104"/>
        <w:tag w:val="goog_rdk_1341"/>
      </w:sdtPr>
      <w:sdtContent>
        <w:p w:rsidR="00000000" w:rsidDel="00000000" w:rsidP="00000000" w:rsidRDefault="00000000" w:rsidRPr="00000000" w14:paraId="0000016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2758325"/>
              <w:tag w:val="goog_rdk_1339"/>
            </w:sdtPr>
            <w:sdtContent>
              <w:del w:author="Nguyễn Anh Kiệt" w:id="2" w:date="2025-04-23T17:56:21Z"/>
              <w:sdt>
                <w:sdtPr>
                  <w:id w:val="1004987054"/>
                  <w:tag w:val="goog_rdk_134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8: Trường hợp nào sau đây là một lợi ích của RDT 3.0 so với các phiên bản trước?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78177040"/>
        <w:tag w:val="goog_rdk_1344"/>
      </w:sdtPr>
      <w:sdtContent>
        <w:p w:rsidR="00000000" w:rsidDel="00000000" w:rsidP="00000000" w:rsidRDefault="00000000" w:rsidRPr="00000000" w14:paraId="0000016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799945155"/>
              <w:tag w:val="goog_rdk_1342"/>
            </w:sdtPr>
            <w:sdtContent>
              <w:del w:author="Nguyễn Anh Kiệt" w:id="2" w:date="2025-04-23T17:56:21Z"/>
              <w:sdt>
                <w:sdtPr>
                  <w:id w:val="620686841"/>
                  <w:tag w:val="goog_rdk_134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Gói dữ liệu lớn hơn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547733963"/>
        <w:tag w:val="goog_rdk_1347"/>
      </w:sdtPr>
      <w:sdtContent>
        <w:p w:rsidR="00000000" w:rsidDel="00000000" w:rsidP="00000000" w:rsidRDefault="00000000" w:rsidRPr="00000000" w14:paraId="0000016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445107090"/>
              <w:tag w:val="goog_rdk_1345"/>
            </w:sdtPr>
            <w:sdtContent>
              <w:del w:author="Nguyễn Anh Kiệt" w:id="2" w:date="2025-04-23T17:56:21Z"/>
              <w:sdt>
                <w:sdtPr>
                  <w:id w:val="2096922368"/>
                  <w:tag w:val="goog_rdk_134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Khả năng giữ kết nối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739278178"/>
        <w:tag w:val="goog_rdk_1350"/>
      </w:sdtPr>
      <w:sdtContent>
        <w:p w:rsidR="00000000" w:rsidDel="00000000" w:rsidP="00000000" w:rsidRDefault="00000000" w:rsidRPr="00000000" w14:paraId="0000016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966066244"/>
              <w:tag w:val="goog_rdk_1348"/>
            </w:sdtPr>
            <w:sdtContent>
              <w:del w:author="Nguyễn Anh Kiệt" w:id="2" w:date="2025-04-23T17:56:21Z"/>
              <w:sdt>
                <w:sdtPr>
                  <w:id w:val="-751043146"/>
                  <w:tag w:val="goog_rdk_134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Xử lý độ trễ và mất gói trong mạng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712751599"/>
        <w:tag w:val="goog_rdk_1353"/>
      </w:sdtPr>
      <w:sdtContent>
        <w:p w:rsidR="00000000" w:rsidDel="00000000" w:rsidP="00000000" w:rsidRDefault="00000000" w:rsidRPr="00000000" w14:paraId="0000016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416947739"/>
              <w:tag w:val="goog_rdk_1351"/>
            </w:sdtPr>
            <w:sdtContent>
              <w:del w:author="Nguyễn Anh Kiệt" w:id="2" w:date="2025-04-23T17:56:21Z"/>
              <w:sdt>
                <w:sdtPr>
                  <w:id w:val="842733524"/>
                  <w:tag w:val="goog_rdk_135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Tốc độ truyền tin nhanh hơn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95832928"/>
        <w:tag w:val="goog_rdk_1356"/>
      </w:sdtPr>
      <w:sdtContent>
        <w:p w:rsidR="00000000" w:rsidDel="00000000" w:rsidP="00000000" w:rsidRDefault="00000000" w:rsidRPr="00000000" w14:paraId="0000016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318007334"/>
              <w:tag w:val="goog_rdk_1354"/>
            </w:sdtPr>
            <w:sdtContent>
              <w:del w:author="Nguyễn Anh Kiệt" w:id="2" w:date="2025-04-23T17:56:21Z"/>
              <w:sdt>
                <w:sdtPr>
                  <w:id w:val="-523562594"/>
                  <w:tag w:val="goog_rdk_135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9: Giao thức RDT 2.2 khác gì so với RDT 2.1?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78227319"/>
        <w:tag w:val="goog_rdk_1359"/>
      </w:sdtPr>
      <w:sdtContent>
        <w:p w:rsidR="00000000" w:rsidDel="00000000" w:rsidP="00000000" w:rsidRDefault="00000000" w:rsidRPr="00000000" w14:paraId="0000017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440954224"/>
              <w:tag w:val="goog_rdk_1357"/>
            </w:sdtPr>
            <w:sdtContent>
              <w:del w:author="Nguyễn Anh Kiệt" w:id="2" w:date="2025-04-23T17:56:21Z"/>
              <w:sdt>
                <w:sdtPr>
                  <w:id w:val="1624138505"/>
                  <w:tag w:val="goog_rdk_135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2.2 thêm cơ chế gửi lại gói tin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40953885"/>
        <w:tag w:val="goog_rdk_1362"/>
      </w:sdtPr>
      <w:sdtContent>
        <w:p w:rsidR="00000000" w:rsidDel="00000000" w:rsidP="00000000" w:rsidRDefault="00000000" w:rsidRPr="00000000" w14:paraId="0000017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492073716"/>
              <w:tag w:val="goog_rdk_1360"/>
            </w:sdtPr>
            <w:sdtContent>
              <w:del w:author="Nguyễn Anh Kiệt" w:id="2" w:date="2025-04-23T17:56:21Z"/>
              <w:sdt>
                <w:sdtPr>
                  <w:id w:val="1939580605"/>
                  <w:tag w:val="goog_rdk_136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2.2 có thể xử lý tốt trong môi trường mạng với mất gói tin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12322117"/>
        <w:tag w:val="goog_rdk_1365"/>
      </w:sdtPr>
      <w:sdtContent>
        <w:p w:rsidR="00000000" w:rsidDel="00000000" w:rsidP="00000000" w:rsidRDefault="00000000" w:rsidRPr="00000000" w14:paraId="0000017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461662593"/>
              <w:tag w:val="goog_rdk_1363"/>
            </w:sdtPr>
            <w:sdtContent>
              <w:del w:author="Nguyễn Anh Kiệt" w:id="2" w:date="2025-04-23T17:56:21Z"/>
              <w:sdt>
                <w:sdtPr>
                  <w:id w:val="358602807"/>
                  <w:tag w:val="goog_rdk_136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Gói tin ACK của RDT 2.2 có số liệu chuỗi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53379881"/>
        <w:tag w:val="goog_rdk_1368"/>
      </w:sdtPr>
      <w:sdtContent>
        <w:p w:rsidR="00000000" w:rsidDel="00000000" w:rsidP="00000000" w:rsidRDefault="00000000" w:rsidRPr="00000000" w14:paraId="0000017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351438435"/>
              <w:tag w:val="goog_rdk_1366"/>
            </w:sdtPr>
            <w:sdtContent>
              <w:del w:author="Nguyễn Anh Kiệt" w:id="2" w:date="2025-04-23T17:56:21Z"/>
              <w:sdt>
                <w:sdtPr>
                  <w:id w:val="1914299011"/>
                  <w:tag w:val="goog_rdk_136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2.2 không xử lý được trường hợp mất gói tin ACK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40716792"/>
        <w:tag w:val="goog_rdk_1371"/>
      </w:sdtPr>
      <w:sdtContent>
        <w:p w:rsidR="00000000" w:rsidDel="00000000" w:rsidP="00000000" w:rsidRDefault="00000000" w:rsidRPr="00000000" w14:paraId="0000017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772183177"/>
              <w:tag w:val="goog_rdk_1369"/>
            </w:sdtPr>
            <w:sdtContent>
              <w:del w:author="Nguyễn Anh Kiệt" w:id="2" w:date="2025-04-23T17:56:21Z"/>
              <w:sdt>
                <w:sdtPr>
                  <w:id w:val="-804683939"/>
                  <w:tag w:val="goog_rdk_137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10: Trường hợp nào sau đây không được cải tiến trong RDT 3.0 so với các phiên bản trước?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622955515"/>
        <w:tag w:val="goog_rdk_1374"/>
      </w:sdtPr>
      <w:sdtContent>
        <w:p w:rsidR="00000000" w:rsidDel="00000000" w:rsidP="00000000" w:rsidRDefault="00000000" w:rsidRPr="00000000" w14:paraId="0000017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98617237"/>
              <w:tag w:val="goog_rdk_1372"/>
            </w:sdtPr>
            <w:sdtContent>
              <w:del w:author="Nguyễn Anh Kiệt" w:id="2" w:date="2025-04-23T17:56:21Z"/>
              <w:sdt>
                <w:sdtPr>
                  <w:id w:val="1286300837"/>
                  <w:tag w:val="goog_rdk_137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A. Quản lý độ trễ mạng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42342446"/>
        <w:tag w:val="goog_rdk_1377"/>
      </w:sdtPr>
      <w:sdtContent>
        <w:p w:rsidR="00000000" w:rsidDel="00000000" w:rsidP="00000000" w:rsidRDefault="00000000" w:rsidRPr="00000000" w14:paraId="0000017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708068609"/>
              <w:tag w:val="goog_rdk_1375"/>
            </w:sdtPr>
            <w:sdtContent>
              <w:del w:author="Nguyễn Anh Kiệt" w:id="2" w:date="2025-04-23T17:56:21Z"/>
              <w:sdt>
                <w:sdtPr>
                  <w:id w:val="312263397"/>
                  <w:tag w:val="goog_rdk_137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Xử lý mất gói tin dữ liệu và gói tin ACK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70327732"/>
        <w:tag w:val="goog_rdk_1380"/>
      </w:sdtPr>
      <w:sdtContent>
        <w:p w:rsidR="00000000" w:rsidDel="00000000" w:rsidP="00000000" w:rsidRDefault="00000000" w:rsidRPr="00000000" w14:paraId="0000017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486793698"/>
              <w:tag w:val="goog_rdk_1378"/>
            </w:sdtPr>
            <w:sdtContent>
              <w:del w:author="Nguyễn Anh Kiệt" w:id="2" w:date="2025-04-23T17:56:21Z"/>
              <w:sdt>
                <w:sdtPr>
                  <w:id w:val="1610618162"/>
                  <w:tag w:val="goog_rdk_137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Tạo giao thức tin cậy trong môi trường không đáng tin cậy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756506187"/>
        <w:tag w:val="goog_rdk_1383"/>
      </w:sdtPr>
      <w:sdtContent>
        <w:p w:rsidR="00000000" w:rsidDel="00000000" w:rsidP="00000000" w:rsidRDefault="00000000" w:rsidRPr="00000000" w14:paraId="0000017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849126279"/>
              <w:tag w:val="goog_rdk_1381"/>
            </w:sdtPr>
            <w:sdtContent>
              <w:del w:author="Nguyễn Anh Kiệt" w:id="2" w:date="2025-04-23T17:56:21Z"/>
              <w:sdt>
                <w:sdtPr>
                  <w:id w:val="1312636387"/>
                  <w:tag w:val="goog_rdk_138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Khả năng gửi các gói tin có kích thước lớn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30684831"/>
        <w:tag w:val="goog_rdk_1386"/>
      </w:sdtPr>
      <w:sdtContent>
        <w:p w:rsidR="00000000" w:rsidDel="00000000" w:rsidP="00000000" w:rsidRDefault="00000000" w:rsidRPr="00000000" w14:paraId="0000017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326653175"/>
              <w:tag w:val="goog_rdk_1384"/>
            </w:sdtPr>
            <w:sdtContent>
              <w:del w:author="Nguyễn Anh Kiệt" w:id="2" w:date="2025-04-23T17:56:21Z"/>
              <w:sdt>
                <w:sdtPr>
                  <w:id w:val="-852036088"/>
                  <w:tag w:val="goog_rdk_138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11: Trong phiên bản nào của giao thức RDT, chúng ta thấy cơ chế gửi lại đầu tiên?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44407601"/>
        <w:tag w:val="goog_rdk_1389"/>
      </w:sdtPr>
      <w:sdtContent>
        <w:p w:rsidR="00000000" w:rsidDel="00000000" w:rsidP="00000000" w:rsidRDefault="00000000" w:rsidRPr="00000000" w14:paraId="0000017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986167447"/>
              <w:tag w:val="goog_rdk_1387"/>
            </w:sdtPr>
            <w:sdtContent>
              <w:del w:author="Nguyễn Anh Kiệt" w:id="2" w:date="2025-04-23T17:56:21Z"/>
              <w:sdt>
                <w:sdtPr>
                  <w:id w:val="-1387295574"/>
                  <w:tag w:val="goog_rdk_138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1.0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3792005"/>
        <w:tag w:val="goog_rdk_1392"/>
      </w:sdtPr>
      <w:sdtContent>
        <w:p w:rsidR="00000000" w:rsidDel="00000000" w:rsidP="00000000" w:rsidRDefault="00000000" w:rsidRPr="00000000" w14:paraId="0000017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624686879"/>
              <w:tag w:val="goog_rdk_1390"/>
            </w:sdtPr>
            <w:sdtContent>
              <w:del w:author="Nguyễn Anh Kiệt" w:id="2" w:date="2025-04-23T17:56:21Z"/>
              <w:sdt>
                <w:sdtPr>
                  <w:id w:val="-455675256"/>
                  <w:tag w:val="goog_rdk_139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711521570"/>
        <w:tag w:val="goog_rdk_1395"/>
      </w:sdtPr>
      <w:sdtContent>
        <w:p w:rsidR="00000000" w:rsidDel="00000000" w:rsidP="00000000" w:rsidRDefault="00000000" w:rsidRPr="00000000" w14:paraId="0000017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456440080"/>
              <w:tag w:val="goog_rdk_1393"/>
            </w:sdtPr>
            <w:sdtContent>
              <w:del w:author="Nguyễn Anh Kiệt" w:id="2" w:date="2025-04-23T17:56:21Z"/>
              <w:sdt>
                <w:sdtPr>
                  <w:id w:val="1992039488"/>
                  <w:tag w:val="goog_rdk_139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289446448"/>
        <w:tag w:val="goog_rdk_1398"/>
      </w:sdtPr>
      <w:sdtContent>
        <w:p w:rsidR="00000000" w:rsidDel="00000000" w:rsidP="00000000" w:rsidRDefault="00000000" w:rsidRPr="00000000" w14:paraId="0000017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760257742"/>
              <w:tag w:val="goog_rdk_1396"/>
            </w:sdtPr>
            <w:sdtContent>
              <w:del w:author="Nguyễn Anh Kiệt" w:id="2" w:date="2025-04-23T17:56:21Z"/>
              <w:sdt>
                <w:sdtPr>
                  <w:id w:val="-2120503629"/>
                  <w:tag w:val="goog_rdk_139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3.0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640586731"/>
        <w:tag w:val="goog_rdk_1401"/>
      </w:sdtPr>
      <w:sdtContent>
        <w:p w:rsidR="00000000" w:rsidDel="00000000" w:rsidP="00000000" w:rsidRDefault="00000000" w:rsidRPr="00000000" w14:paraId="0000017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468574879"/>
              <w:tag w:val="goog_rdk_1399"/>
            </w:sdtPr>
            <w:sdtContent>
              <w:del w:author="Nguyễn Anh Kiệt" w:id="2" w:date="2025-04-23T17:56:21Z"/>
              <w:sdt>
                <w:sdtPr>
                  <w:id w:val="126221465"/>
                  <w:tag w:val="goog_rdk_140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12: Khi nào giao thức RDT sẽ gửi lại gói tin?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2712598"/>
        <w:tag w:val="goog_rdk_1404"/>
      </w:sdtPr>
      <w:sdtContent>
        <w:p w:rsidR="00000000" w:rsidDel="00000000" w:rsidP="00000000" w:rsidRDefault="00000000" w:rsidRPr="00000000" w14:paraId="0000017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891774747"/>
              <w:tag w:val="goog_rdk_1402"/>
            </w:sdtPr>
            <w:sdtContent>
              <w:del w:author="Nguyễn Anh Kiệt" w:id="2" w:date="2025-04-23T17:56:21Z"/>
              <w:sdt>
                <w:sdtPr>
                  <w:id w:val="-266971231"/>
                  <w:tag w:val="goog_rdk_140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Khi gói tin dữ liệu bị lỗi.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9669519"/>
        <w:tag w:val="goog_rdk_1407"/>
      </w:sdtPr>
      <w:sdtContent>
        <w:p w:rsidR="00000000" w:rsidDel="00000000" w:rsidP="00000000" w:rsidRDefault="00000000" w:rsidRPr="00000000" w14:paraId="0000018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680406299"/>
              <w:tag w:val="goog_rdk_1405"/>
            </w:sdtPr>
            <w:sdtContent>
              <w:del w:author="Nguyễn Anh Kiệt" w:id="2" w:date="2025-04-23T17:56:21Z"/>
              <w:sdt>
                <w:sdtPr>
                  <w:id w:val="-1615483588"/>
                  <w:tag w:val="goog_rdk_140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B. Khi gói tin ACK bị lỗi.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08057342"/>
        <w:tag w:val="goog_rdk_1410"/>
      </w:sdtPr>
      <w:sdtContent>
        <w:p w:rsidR="00000000" w:rsidDel="00000000" w:rsidP="00000000" w:rsidRDefault="00000000" w:rsidRPr="00000000" w14:paraId="0000018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231111620"/>
              <w:tag w:val="goog_rdk_1408"/>
            </w:sdtPr>
            <w:sdtContent>
              <w:del w:author="Nguyễn Anh Kiệt" w:id="2" w:date="2025-04-23T17:56:21Z"/>
              <w:sdt>
                <w:sdtPr>
                  <w:id w:val="1075999896"/>
                  <w:tag w:val="goog_rdk_140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Khi không nhận được gói tin ACK trong khoảng thời gian chờ.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927488872"/>
        <w:tag w:val="goog_rdk_1413"/>
      </w:sdtPr>
      <w:sdtContent>
        <w:p w:rsidR="00000000" w:rsidDel="00000000" w:rsidP="00000000" w:rsidRDefault="00000000" w:rsidRPr="00000000" w14:paraId="0000018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519374079"/>
              <w:tag w:val="goog_rdk_1411"/>
            </w:sdtPr>
            <w:sdtContent>
              <w:del w:author="Nguyễn Anh Kiệt" w:id="2" w:date="2025-04-23T17:56:21Z"/>
              <w:sdt>
                <w:sdtPr>
                  <w:id w:val="2140663670"/>
                  <w:tag w:val="goog_rdk_141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Khi kết nối TCP bị ngắt.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46194443"/>
        <w:tag w:val="goog_rdk_1416"/>
      </w:sdtPr>
      <w:sdtContent>
        <w:p w:rsidR="00000000" w:rsidDel="00000000" w:rsidP="00000000" w:rsidRDefault="00000000" w:rsidRPr="00000000" w14:paraId="0000018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599616062"/>
              <w:tag w:val="goog_rdk_1414"/>
            </w:sdtPr>
            <w:sdtContent>
              <w:del w:author="Nguyễn Anh Kiệt" w:id="2" w:date="2025-04-23T17:56:21Z"/>
              <w:sdt>
                <w:sdtPr>
                  <w:id w:val="489600349"/>
                  <w:tag w:val="goog_rdk_141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13: Mô hình nào của giao thức RDT bắt đầu tính toán RTT (Round-Trip Time) để cải thiện thời gian chờ?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9425131"/>
        <w:tag w:val="goog_rdk_1419"/>
      </w:sdtPr>
      <w:sdtContent>
        <w:p w:rsidR="00000000" w:rsidDel="00000000" w:rsidP="00000000" w:rsidRDefault="00000000" w:rsidRPr="00000000" w14:paraId="0000018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155718588"/>
              <w:tag w:val="goog_rdk_1417"/>
            </w:sdtPr>
            <w:sdtContent>
              <w:del w:author="Nguyễn Anh Kiệt" w:id="2" w:date="2025-04-23T17:56:21Z"/>
              <w:sdt>
                <w:sdtPr>
                  <w:id w:val="307271059"/>
                  <w:tag w:val="goog_rdk_141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1.0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250004135"/>
        <w:tag w:val="goog_rdk_1422"/>
      </w:sdtPr>
      <w:sdtContent>
        <w:p w:rsidR="00000000" w:rsidDel="00000000" w:rsidP="00000000" w:rsidRDefault="00000000" w:rsidRPr="00000000" w14:paraId="0000018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023266516"/>
              <w:tag w:val="goog_rdk_1420"/>
            </w:sdtPr>
            <w:sdtContent>
              <w:del w:author="Nguyễn Anh Kiệt" w:id="2" w:date="2025-04-23T17:56:21Z"/>
              <w:sdt>
                <w:sdtPr>
                  <w:id w:val="-1973828763"/>
                  <w:tag w:val="goog_rdk_142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582180715"/>
        <w:tag w:val="goog_rdk_1426"/>
      </w:sdtPr>
      <w:sdtContent>
        <w:p w:rsidR="00000000" w:rsidDel="00000000" w:rsidP="00000000" w:rsidRDefault="00000000" w:rsidRPr="00000000" w14:paraId="0000018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6129488"/>
              <w:tag w:val="goog_rdk_1423"/>
            </w:sdtPr>
            <w:sdtContent>
              <w:del w:author="Nguyễn Anh Kiệt" w:id="2" w:date="2025-04-23T17:56:21Z"/>
              <w:sdt>
                <w:sdtPr>
                  <w:id w:val="583095415"/>
                  <w:tag w:val="goog_rdk_142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2.2</w:delText>
                    </w:r>
                  </w:del>
                </w:sdtContent>
              </w:sdt>
              <w:del w:author="Nguyễn Anh Kiệt" w:id="2" w:date="2025-04-23T17:56:21Z">
                <w:sdt>
                  <w:sdtPr>
                    <w:id w:val="1081847470"/>
                    <w:tag w:val="goog_rdk_1425"/>
                  </w:sdtPr>
                  <w:sdtContent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</w:delText>
                    </w:r>
                  </w:sdtContent>
                </w:sdt>
              </w:del>
            </w:sdtContent>
          </w:sdt>
        </w:p>
      </w:sdtContent>
    </w:sdt>
    <w:sdt>
      <w:sdtPr>
        <w:id w:val="1354345499"/>
        <w:tag w:val="goog_rdk_1429"/>
      </w:sdtPr>
      <w:sdtContent>
        <w:p w:rsidR="00000000" w:rsidDel="00000000" w:rsidP="00000000" w:rsidRDefault="00000000" w:rsidRPr="00000000" w14:paraId="0000018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526585998"/>
              <w:tag w:val="goog_rdk_1427"/>
            </w:sdtPr>
            <w:sdtContent>
              <w:del w:author="Nguyễn Anh Kiệt" w:id="2" w:date="2025-04-23T17:56:21Z"/>
              <w:sdt>
                <w:sdtPr>
                  <w:id w:val="1815550091"/>
                  <w:tag w:val="goog_rdk_142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3.0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7148558"/>
        <w:tag w:val="goog_rdk_1432"/>
      </w:sdtPr>
      <w:sdtContent>
        <w:p w:rsidR="00000000" w:rsidDel="00000000" w:rsidP="00000000" w:rsidRDefault="00000000" w:rsidRPr="00000000" w14:paraId="0000018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472499724"/>
              <w:tag w:val="goog_rdk_1430"/>
            </w:sdtPr>
            <w:sdtContent>
              <w:del w:author="Nguyễn Anh Kiệt" w:id="2" w:date="2025-04-23T17:56:21Z"/>
              <w:sdt>
                <w:sdtPr>
                  <w:id w:val="1207776592"/>
                  <w:tag w:val="goog_rdk_143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14: Phiên bản nào của giao thức RDT gia tăng số lượng gói dữ liệu có thể gửi trước khi phải đợi gói tin ACK (cửa sổ trượt)?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96681702"/>
        <w:tag w:val="goog_rdk_1435"/>
      </w:sdtPr>
      <w:sdtContent>
        <w:p w:rsidR="00000000" w:rsidDel="00000000" w:rsidP="00000000" w:rsidRDefault="00000000" w:rsidRPr="00000000" w14:paraId="0000018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552963247"/>
              <w:tag w:val="goog_rdk_1433"/>
            </w:sdtPr>
            <w:sdtContent>
              <w:del w:author="Nguyễn Anh Kiệt" w:id="2" w:date="2025-04-23T17:56:21Z"/>
              <w:sdt>
                <w:sdtPr>
                  <w:id w:val="-1101819000"/>
                  <w:tag w:val="goog_rdk_143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2.0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783423433"/>
        <w:tag w:val="goog_rdk_1438"/>
      </w:sdtPr>
      <w:sdtContent>
        <w:p w:rsidR="00000000" w:rsidDel="00000000" w:rsidP="00000000" w:rsidRDefault="00000000" w:rsidRPr="00000000" w14:paraId="0000018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958490011"/>
              <w:tag w:val="goog_rdk_1436"/>
            </w:sdtPr>
            <w:sdtContent>
              <w:del w:author="Nguyễn Anh Kiệt" w:id="2" w:date="2025-04-23T17:56:21Z"/>
              <w:sdt>
                <w:sdtPr>
                  <w:id w:val="1000298219"/>
                  <w:tag w:val="goog_rdk_143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3.0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55929944"/>
        <w:tag w:val="goog_rdk_1441"/>
      </w:sdtPr>
      <w:sdtContent>
        <w:p w:rsidR="00000000" w:rsidDel="00000000" w:rsidP="00000000" w:rsidRDefault="00000000" w:rsidRPr="00000000" w14:paraId="0000018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581108281"/>
              <w:tag w:val="goog_rdk_1439"/>
            </w:sdtPr>
            <w:sdtContent>
              <w:del w:author="Nguyễn Anh Kiệt" w:id="2" w:date="2025-04-23T17:56:21Z"/>
              <w:sdt>
                <w:sdtPr>
                  <w:id w:val="-1538839897"/>
                  <w:tag w:val="goog_rdk_144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662724005"/>
        <w:tag w:val="goog_rdk_1444"/>
      </w:sdtPr>
      <w:sdtContent>
        <w:p w:rsidR="00000000" w:rsidDel="00000000" w:rsidP="00000000" w:rsidRDefault="00000000" w:rsidRPr="00000000" w14:paraId="0000018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460614231"/>
              <w:tag w:val="goog_rdk_1442"/>
            </w:sdtPr>
            <w:sdtContent>
              <w:del w:author="Nguyễn Anh Kiệt" w:id="2" w:date="2025-04-23T17:56:21Z"/>
              <w:sdt>
                <w:sdtPr>
                  <w:id w:val="-1322187596"/>
                  <w:tag w:val="goog_rdk_144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1.0.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264006115"/>
        <w:tag w:val="goog_rdk_1447"/>
      </w:sdtPr>
      <w:sdtContent>
        <w:p w:rsidR="00000000" w:rsidDel="00000000" w:rsidP="00000000" w:rsidRDefault="00000000" w:rsidRPr="00000000" w14:paraId="0000018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611595869"/>
              <w:tag w:val="goog_rdk_1445"/>
            </w:sdtPr>
            <w:sdtContent>
              <w:del w:author="Nguyễn Anh Kiệt" w:id="2" w:date="2025-04-23T17:56:21Z"/>
              <w:sdt>
                <w:sdtPr>
                  <w:id w:val="-1807370500"/>
                  <w:tag w:val="goog_rdk_144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15: Trong phiên bản nào của RDT có cơ chế nén gói tin?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329453010"/>
        <w:tag w:val="goog_rdk_1450"/>
      </w:sdtPr>
      <w:sdtContent>
        <w:p w:rsidR="00000000" w:rsidDel="00000000" w:rsidP="00000000" w:rsidRDefault="00000000" w:rsidRPr="00000000" w14:paraId="0000018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207264047"/>
              <w:tag w:val="goog_rdk_1448"/>
            </w:sdtPr>
            <w:sdtContent>
              <w:del w:author="Nguyễn Anh Kiệt" w:id="2" w:date="2025-04-23T17:56:21Z"/>
              <w:sdt>
                <w:sdtPr>
                  <w:id w:val="-1847307453"/>
                  <w:tag w:val="goog_rdk_144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111054264"/>
        <w:tag w:val="goog_rdk_1453"/>
      </w:sdtPr>
      <w:sdtContent>
        <w:p w:rsidR="00000000" w:rsidDel="00000000" w:rsidP="00000000" w:rsidRDefault="00000000" w:rsidRPr="00000000" w14:paraId="0000018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587235045"/>
              <w:tag w:val="goog_rdk_1451"/>
            </w:sdtPr>
            <w:sdtContent>
              <w:del w:author="Nguyễn Anh Kiệt" w:id="2" w:date="2025-04-23T17:56:21Z"/>
              <w:sdt>
                <w:sdtPr>
                  <w:id w:val="795827384"/>
                  <w:tag w:val="goog_rdk_145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2.2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70033205"/>
        <w:tag w:val="goog_rdk_1456"/>
      </w:sdtPr>
      <w:sdtContent>
        <w:p w:rsidR="00000000" w:rsidDel="00000000" w:rsidP="00000000" w:rsidRDefault="00000000" w:rsidRPr="00000000" w14:paraId="0000019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570951221"/>
              <w:tag w:val="goog_rdk_1454"/>
            </w:sdtPr>
            <w:sdtContent>
              <w:del w:author="Nguyễn Anh Kiệt" w:id="2" w:date="2025-04-23T17:56:21Z"/>
              <w:sdt>
                <w:sdtPr>
                  <w:id w:val="-1302476121"/>
                  <w:tag w:val="goog_rdk_145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3.0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618756442"/>
        <w:tag w:val="goog_rdk_1459"/>
      </w:sdtPr>
      <w:sdtContent>
        <w:p w:rsidR="00000000" w:rsidDel="00000000" w:rsidP="00000000" w:rsidRDefault="00000000" w:rsidRPr="00000000" w14:paraId="0000019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876337807"/>
              <w:tag w:val="goog_rdk_1457"/>
            </w:sdtPr>
            <w:sdtContent>
              <w:del w:author="Nguyễn Anh Kiệt" w:id="2" w:date="2025-04-23T17:56:21Z"/>
              <w:sdt>
                <w:sdtPr>
                  <w:id w:val="-294003902"/>
                  <w:tag w:val="goog_rdk_145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không có cơ chế nén gói tin.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274187221"/>
        <w:tag w:val="goog_rdk_1462"/>
      </w:sdtPr>
      <w:sdtContent>
        <w:p w:rsidR="00000000" w:rsidDel="00000000" w:rsidP="00000000" w:rsidRDefault="00000000" w:rsidRPr="00000000" w14:paraId="0000019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061452131"/>
              <w:tag w:val="goog_rdk_1460"/>
            </w:sdtPr>
            <w:sdtContent>
              <w:del w:author="Nguyễn Anh Kiệt" w:id="2" w:date="2025-04-23T17:56:21Z"/>
              <w:sdt>
                <w:sdtPr>
                  <w:id w:val="-851986948"/>
                  <w:tag w:val="goog_rdk_146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16: Gói tin ACK của giao thức RDT đề cập đến gói dữ liệu nào?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074610480"/>
        <w:tag w:val="goog_rdk_1465"/>
      </w:sdtPr>
      <w:sdtContent>
        <w:p w:rsidR="00000000" w:rsidDel="00000000" w:rsidP="00000000" w:rsidRDefault="00000000" w:rsidRPr="00000000" w14:paraId="0000019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796848168"/>
              <w:tag w:val="goog_rdk_1463"/>
            </w:sdtPr>
            <w:sdtContent>
              <w:del w:author="Nguyễn Anh Kiệt" w:id="2" w:date="2025-04-23T17:56:21Z"/>
              <w:sdt>
                <w:sdtPr>
                  <w:id w:val="-1957831243"/>
                  <w:tag w:val="goog_rdk_146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Gói dữ liệu cuối cùng đã nhận được.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16807739"/>
        <w:tag w:val="goog_rdk_1468"/>
      </w:sdtPr>
      <w:sdtContent>
        <w:p w:rsidR="00000000" w:rsidDel="00000000" w:rsidP="00000000" w:rsidRDefault="00000000" w:rsidRPr="00000000" w14:paraId="0000019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712615497"/>
              <w:tag w:val="goog_rdk_1466"/>
            </w:sdtPr>
            <w:sdtContent>
              <w:del w:author="Nguyễn Anh Kiệt" w:id="2" w:date="2025-04-23T17:56:21Z"/>
              <w:sdt>
                <w:sdtPr>
                  <w:id w:val="1694069684"/>
                  <w:tag w:val="goog_rdk_146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Gói dữ liệu sau cùng đã gửi đi.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444304628"/>
        <w:tag w:val="goog_rdk_1471"/>
      </w:sdtPr>
      <w:sdtContent>
        <w:p w:rsidR="00000000" w:rsidDel="00000000" w:rsidP="00000000" w:rsidRDefault="00000000" w:rsidRPr="00000000" w14:paraId="0000019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634806077"/>
              <w:tag w:val="goog_rdk_1469"/>
            </w:sdtPr>
            <w:sdtContent>
              <w:del w:author="Nguyễn Anh Kiệt" w:id="2" w:date="2025-04-23T17:56:21Z"/>
              <w:sdt>
                <w:sdtPr>
                  <w:id w:val="1285048771"/>
                  <w:tag w:val="goog_rdk_147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Gói dữ liệu đầu tiên đã gửi đi.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98584169"/>
        <w:tag w:val="goog_rdk_1474"/>
      </w:sdtPr>
      <w:sdtContent>
        <w:p w:rsidR="00000000" w:rsidDel="00000000" w:rsidP="00000000" w:rsidRDefault="00000000" w:rsidRPr="00000000" w14:paraId="0000019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172232797"/>
              <w:tag w:val="goog_rdk_1472"/>
            </w:sdtPr>
            <w:sdtContent>
              <w:del w:author="Nguyễn Anh Kiệt" w:id="2" w:date="2025-04-23T17:56:21Z"/>
              <w:sdt>
                <w:sdtPr>
                  <w:id w:val="1384301841"/>
                  <w:tag w:val="goog_rdk_147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Gói dữ liệu sắp được gửi đi.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217006015"/>
        <w:tag w:val="goog_rdk_1477"/>
      </w:sdtPr>
      <w:sdtContent>
        <w:p w:rsidR="00000000" w:rsidDel="00000000" w:rsidP="00000000" w:rsidRDefault="00000000" w:rsidRPr="00000000" w14:paraId="0000019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174207898"/>
              <w:tag w:val="goog_rdk_1475"/>
            </w:sdtPr>
            <w:sdtContent>
              <w:del w:author="Nguyễn Anh Kiệt" w:id="2" w:date="2025-04-23T17:56:21Z"/>
              <w:sdt>
                <w:sdtPr>
                  <w:id w:val="-1739616007"/>
                  <w:tag w:val="goog_rdk_147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254595045"/>
        <w:tag w:val="goog_rdk_1480"/>
      </w:sdtPr>
      <w:sdtContent>
        <w:p w:rsidR="00000000" w:rsidDel="00000000" w:rsidP="00000000" w:rsidRDefault="00000000" w:rsidRPr="00000000" w14:paraId="0000019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428904835"/>
              <w:tag w:val="goog_rdk_1478"/>
            </w:sdtPr>
            <w:sdtContent>
              <w:del w:author="Nguyễn Anh Kiệt" w:id="2" w:date="2025-04-23T17:56:21Z"/>
              <w:sdt>
                <w:sdtPr>
                  <w:id w:val="82517951"/>
                  <w:tag w:val="goog_rdk_147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17: Giao thức RDT nào có thể giải quyết vấn đề nếu gói tin ACK bị mất?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67029791"/>
        <w:tag w:val="goog_rdk_1483"/>
      </w:sdtPr>
      <w:sdtContent>
        <w:p w:rsidR="00000000" w:rsidDel="00000000" w:rsidP="00000000" w:rsidRDefault="00000000" w:rsidRPr="00000000" w14:paraId="0000019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479433194"/>
              <w:tag w:val="goog_rdk_1481"/>
            </w:sdtPr>
            <w:sdtContent>
              <w:del w:author="Nguyễn Anh Kiệt" w:id="2" w:date="2025-04-23T17:56:21Z"/>
              <w:sdt>
                <w:sdtPr>
                  <w:id w:val="1915551561"/>
                  <w:tag w:val="goog_rdk_148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2.0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77924301"/>
        <w:tag w:val="goog_rdk_1486"/>
      </w:sdtPr>
      <w:sdtContent>
        <w:p w:rsidR="00000000" w:rsidDel="00000000" w:rsidP="00000000" w:rsidRDefault="00000000" w:rsidRPr="00000000" w14:paraId="0000019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672788524"/>
              <w:tag w:val="goog_rdk_1484"/>
            </w:sdtPr>
            <w:sdtContent>
              <w:del w:author="Nguyễn Anh Kiệt" w:id="2" w:date="2025-04-23T17:56:21Z"/>
              <w:sdt>
                <w:sdtPr>
                  <w:id w:val="-1210778868"/>
                  <w:tag w:val="goog_rdk_148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613577806"/>
        <w:tag w:val="goog_rdk_1489"/>
      </w:sdtPr>
      <w:sdtContent>
        <w:p w:rsidR="00000000" w:rsidDel="00000000" w:rsidP="00000000" w:rsidRDefault="00000000" w:rsidRPr="00000000" w14:paraId="0000019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139353944"/>
              <w:tag w:val="goog_rdk_1487"/>
            </w:sdtPr>
            <w:sdtContent>
              <w:del w:author="Nguyễn Anh Kiệt" w:id="2" w:date="2025-04-23T17:56:21Z"/>
              <w:sdt>
                <w:sdtPr>
                  <w:id w:val="-887485086"/>
                  <w:tag w:val="goog_rdk_148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2.2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05392914"/>
        <w:tag w:val="goog_rdk_1492"/>
      </w:sdtPr>
      <w:sdtContent>
        <w:p w:rsidR="00000000" w:rsidDel="00000000" w:rsidP="00000000" w:rsidRDefault="00000000" w:rsidRPr="00000000" w14:paraId="0000019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2116656496"/>
              <w:tag w:val="goog_rdk_1490"/>
            </w:sdtPr>
            <w:sdtContent>
              <w:del w:author="Nguyễn Anh Kiệt" w:id="2" w:date="2025-04-23T17:56:21Z"/>
              <w:sdt>
                <w:sdtPr>
                  <w:id w:val="624239297"/>
                  <w:tag w:val="goog_rdk_149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3.0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742877748"/>
        <w:tag w:val="goog_rdk_1495"/>
      </w:sdtPr>
      <w:sdtContent>
        <w:p w:rsidR="00000000" w:rsidDel="00000000" w:rsidP="00000000" w:rsidRDefault="00000000" w:rsidRPr="00000000" w14:paraId="0000019D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618493758"/>
              <w:tag w:val="goog_rdk_1493"/>
            </w:sdtPr>
            <w:sdtContent>
              <w:del w:author="Nguyễn Anh Kiệt" w:id="2" w:date="2025-04-23T17:56:21Z"/>
              <w:sdt>
                <w:sdtPr>
                  <w:id w:val="-963531398"/>
                  <w:tag w:val="goog_rdk_149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18: Cơ chế thời gian chờ và gửi lại trong giao thức RDT được áp dụng từ phiên bản nào?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50699004"/>
        <w:tag w:val="goog_rdk_1498"/>
      </w:sdtPr>
      <w:sdtContent>
        <w:p w:rsidR="00000000" w:rsidDel="00000000" w:rsidP="00000000" w:rsidRDefault="00000000" w:rsidRPr="00000000" w14:paraId="0000019E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382258841"/>
              <w:tag w:val="goog_rdk_1496"/>
            </w:sdtPr>
            <w:sdtContent>
              <w:del w:author="Nguyễn Anh Kiệt" w:id="2" w:date="2025-04-23T17:56:21Z"/>
              <w:sdt>
                <w:sdtPr>
                  <w:id w:val="2005796283"/>
                  <w:tag w:val="goog_rdk_149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1.0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980526570"/>
        <w:tag w:val="goog_rdk_1501"/>
      </w:sdtPr>
      <w:sdtContent>
        <w:p w:rsidR="00000000" w:rsidDel="00000000" w:rsidP="00000000" w:rsidRDefault="00000000" w:rsidRPr="00000000" w14:paraId="0000019F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389092880"/>
              <w:tag w:val="goog_rdk_1499"/>
            </w:sdtPr>
            <w:sdtContent>
              <w:del w:author="Nguyễn Anh Kiệt" w:id="2" w:date="2025-04-23T17:56:21Z"/>
              <w:sdt>
                <w:sdtPr>
                  <w:id w:val="1526046223"/>
                  <w:tag w:val="goog_rdk_150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490170793"/>
        <w:tag w:val="goog_rdk_1504"/>
      </w:sdtPr>
      <w:sdtContent>
        <w:p w:rsidR="00000000" w:rsidDel="00000000" w:rsidP="00000000" w:rsidRDefault="00000000" w:rsidRPr="00000000" w14:paraId="000001A0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669633997"/>
              <w:tag w:val="goog_rdk_1502"/>
            </w:sdtPr>
            <w:sdtContent>
              <w:del w:author="Nguyễn Anh Kiệt" w:id="2" w:date="2025-04-23T17:56:21Z"/>
              <w:sdt>
                <w:sdtPr>
                  <w:id w:val="-2120284838"/>
                  <w:tag w:val="goog_rdk_150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18530257"/>
        <w:tag w:val="goog_rdk_1507"/>
      </w:sdtPr>
      <w:sdtContent>
        <w:p w:rsidR="00000000" w:rsidDel="00000000" w:rsidP="00000000" w:rsidRDefault="00000000" w:rsidRPr="00000000" w14:paraId="000001A1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680815550"/>
              <w:tag w:val="goog_rdk_1505"/>
            </w:sdtPr>
            <w:sdtContent>
              <w:del w:author="Nguyễn Anh Kiệt" w:id="2" w:date="2025-04-23T17:56:21Z"/>
              <w:sdt>
                <w:sdtPr>
                  <w:id w:val="-237520613"/>
                  <w:tag w:val="goog_rdk_150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3.0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16053578"/>
        <w:tag w:val="goog_rdk_1510"/>
      </w:sdtPr>
      <w:sdtContent>
        <w:p w:rsidR="00000000" w:rsidDel="00000000" w:rsidP="00000000" w:rsidRDefault="00000000" w:rsidRPr="00000000" w14:paraId="000001A2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138574760"/>
              <w:tag w:val="goog_rdk_1508"/>
            </w:sdtPr>
            <w:sdtContent>
              <w:del w:author="Nguyễn Anh Kiệt" w:id="2" w:date="2025-04-23T17:56:21Z"/>
              <w:sdt>
                <w:sdtPr>
                  <w:id w:val="-2138585268"/>
                  <w:tag w:val="goog_rdk_150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19: Giao thức RDT nào cung cấp dịch vụ giao hàng tin cậy?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754824638"/>
        <w:tag w:val="goog_rdk_1513"/>
      </w:sdtPr>
      <w:sdtContent>
        <w:p w:rsidR="00000000" w:rsidDel="00000000" w:rsidP="00000000" w:rsidRDefault="00000000" w:rsidRPr="00000000" w14:paraId="000001A3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905425725"/>
              <w:tag w:val="goog_rdk_1511"/>
            </w:sdtPr>
            <w:sdtContent>
              <w:del w:author="Nguyễn Anh Kiệt" w:id="2" w:date="2025-04-23T17:56:21Z"/>
              <w:sdt>
                <w:sdtPr>
                  <w:id w:val="-315145555"/>
                  <w:tag w:val="goog_rdk_151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RDT 1.0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385427892"/>
        <w:tag w:val="goog_rdk_1516"/>
      </w:sdtPr>
      <w:sdtContent>
        <w:p w:rsidR="00000000" w:rsidDel="00000000" w:rsidP="00000000" w:rsidRDefault="00000000" w:rsidRPr="00000000" w14:paraId="000001A4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756693796"/>
              <w:tag w:val="goog_rdk_1514"/>
            </w:sdtPr>
            <w:sdtContent>
              <w:del w:author="Nguyễn Anh Kiệt" w:id="2" w:date="2025-04-23T17:56:21Z"/>
              <w:sdt>
                <w:sdtPr>
                  <w:id w:val="-312507501"/>
                  <w:tag w:val="goog_rdk_151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B. RDT 2.1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414333426"/>
        <w:tag w:val="goog_rdk_1519"/>
      </w:sdtPr>
      <w:sdtContent>
        <w:p w:rsidR="00000000" w:rsidDel="00000000" w:rsidP="00000000" w:rsidRDefault="00000000" w:rsidRPr="00000000" w14:paraId="000001A5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976684509"/>
              <w:tag w:val="goog_rdk_1517"/>
            </w:sdtPr>
            <w:sdtContent>
              <w:del w:author="Nguyễn Anh Kiệt" w:id="2" w:date="2025-04-23T17:56:21Z"/>
              <w:sdt>
                <w:sdtPr>
                  <w:id w:val="917650295"/>
                  <w:tag w:val="goog_rdk_151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RDT 2.2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743216"/>
        <w:tag w:val="goog_rdk_1522"/>
      </w:sdtPr>
      <w:sdtContent>
        <w:p w:rsidR="00000000" w:rsidDel="00000000" w:rsidP="00000000" w:rsidRDefault="00000000" w:rsidRPr="00000000" w14:paraId="000001A6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105383197"/>
              <w:tag w:val="goog_rdk_1520"/>
            </w:sdtPr>
            <w:sdtContent>
              <w:del w:author="Nguyễn Anh Kiệt" w:id="2" w:date="2025-04-23T17:56:21Z"/>
              <w:sdt>
                <w:sdtPr>
                  <w:id w:val="591418915"/>
                  <w:tag w:val="goog_rdk_152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RDT 3.0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862191701"/>
        <w:tag w:val="goog_rdk_1525"/>
      </w:sdtPr>
      <w:sdtContent>
        <w:p w:rsidR="00000000" w:rsidDel="00000000" w:rsidP="00000000" w:rsidRDefault="00000000" w:rsidRPr="00000000" w14:paraId="000001A7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733830015"/>
              <w:tag w:val="goog_rdk_1523"/>
            </w:sdtPr>
            <w:sdtContent>
              <w:del w:author="Nguyễn Anh Kiệt" w:id="2" w:date="2025-04-23T17:56:21Z"/>
              <w:sdt>
                <w:sdtPr>
                  <w:id w:val="1034595819"/>
                  <w:tag w:val="goog_rdk_152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Câu 20: Gói dữ liệu trong giao thức RDT được xác nhận theo thứ tự nào?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540565463"/>
        <w:tag w:val="goog_rdk_1528"/>
      </w:sdtPr>
      <w:sdtContent>
        <w:p w:rsidR="00000000" w:rsidDel="00000000" w:rsidP="00000000" w:rsidRDefault="00000000" w:rsidRPr="00000000" w14:paraId="000001A8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585304219"/>
              <w:tag w:val="goog_rdk_1526"/>
            </w:sdtPr>
            <w:sdtContent>
              <w:del w:author="Nguyễn Anh Kiệt" w:id="2" w:date="2025-04-23T17:56:21Z"/>
              <w:sdt>
                <w:sdtPr>
                  <w:id w:val="-557413053"/>
                  <w:tag w:val="goog_rdk_152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A. theo thứ tự ngược lại.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647566356"/>
        <w:tag w:val="goog_rdk_1531"/>
      </w:sdtPr>
      <w:sdtContent>
        <w:p w:rsidR="00000000" w:rsidDel="00000000" w:rsidP="00000000" w:rsidRDefault="00000000" w:rsidRPr="00000000" w14:paraId="000001A9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52947506"/>
              <w:tag w:val="goog_rdk_1529"/>
            </w:sdtPr>
            <w:sdtContent>
              <w:del w:author="Nguyễn Anh Kiệt" w:id="2" w:date="2025-04-23T17:56:21Z"/>
              <w:sdt>
                <w:sdtPr>
                  <w:id w:val="157286722"/>
                  <w:tag w:val="goog_rdk_1530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 B. theo thứ tự ngẫu nhiên.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765519781"/>
        <w:tag w:val="goog_rdk_1534"/>
      </w:sdtPr>
      <w:sdtContent>
        <w:p w:rsidR="00000000" w:rsidDel="00000000" w:rsidP="00000000" w:rsidRDefault="00000000" w:rsidRPr="00000000" w14:paraId="000001AA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613711720"/>
              <w:tag w:val="goog_rdk_1532"/>
            </w:sdtPr>
            <w:sdtContent>
              <w:del w:author="Nguyễn Anh Kiệt" w:id="2" w:date="2025-04-23T17:56:21Z"/>
              <w:sdt>
                <w:sdtPr>
                  <w:id w:val="-603718616"/>
                  <w:tag w:val="goog_rdk_1533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C. không theo thứ tự. 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1556161051"/>
        <w:tag w:val="goog_rdk_1537"/>
      </w:sdtPr>
      <w:sdtContent>
        <w:p w:rsidR="00000000" w:rsidDel="00000000" w:rsidP="00000000" w:rsidRDefault="00000000" w:rsidRPr="00000000" w14:paraId="000001AB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1870277066"/>
              <w:tag w:val="goog_rdk_1535"/>
            </w:sdtPr>
            <w:sdtContent>
              <w:del w:author="Nguyễn Anh Kiệt" w:id="2" w:date="2025-04-23T17:56:21Z"/>
              <w:sdt>
                <w:sdtPr>
                  <w:id w:val="1140606743"/>
                  <w:tag w:val="goog_rdk_1536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  <w:rPrChange w:author="Huy Pham Nguyen Gia (huypng06)" w:id="3" w:date="2025-10-30T13:30:42Z">
                          <w:rPr>
                            <w:rFonts w:ascii="Cambria Math" w:cs="Cambria Math" w:eastAsia="Cambria Math" w:hAnsi="Cambria Math"/>
                            <w:color w:val="000000"/>
                            <w:sz w:val="28"/>
                            <w:szCs w:val="28"/>
                          </w:rPr>
                        </w:rPrChange>
                      </w:rPr>
                      <w:delText xml:space="preserve">D. theo thứ tự đã gửi.</w:delText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815254298"/>
        <w:tag w:val="goog_rdk_1540"/>
      </w:sdtPr>
      <w:sdtContent>
        <w:p w:rsidR="00000000" w:rsidDel="00000000" w:rsidP="00000000" w:rsidRDefault="00000000" w:rsidRPr="00000000" w14:paraId="000001AC">
          <w:pPr>
            <w:tabs>
              <w:tab w:val="left" w:leader="none" w:pos="3402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</w:tabs>
                <w:spacing w:line="276" w:lineRule="auto"/>
                <w:jc w:val="both"/>
              </w:pPr>
            </w:pPrChange>
          </w:pPr>
          <w:sdt>
            <w:sdtPr>
              <w:id w:val="-1616445589"/>
              <w:tag w:val="goog_rdk_1538"/>
            </w:sdtPr>
            <w:sdtContent>
              <w:del w:author="Nguyễn Anh Kiệt" w:id="2" w:date="2025-04-23T17:56:21Z"/>
              <w:sdt>
                <w:sdtPr>
                  <w:id w:val="401032989"/>
                  <w:tag w:val="goog_rdk_1539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1482773185"/>
        <w:tag w:val="goog_rdk_1543"/>
      </w:sdtPr>
      <w:sdtContent>
        <w:p w:rsidR="00000000" w:rsidDel="00000000" w:rsidP="00000000" w:rsidRDefault="00000000" w:rsidRPr="00000000" w14:paraId="000001AD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-1475729951"/>
              <w:tag w:val="goog_rdk_1541"/>
            </w:sdtPr>
            <w:sdtContent>
              <w:del w:author="Nguyễn Anh Kiệt" w:id="2" w:date="2025-04-23T17:56:21Z"/>
              <w:sdt>
                <w:sdtPr>
                  <w:id w:val="1670745223"/>
                  <w:tag w:val="goog_rdk_1542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627285457"/>
        <w:tag w:val="goog_rdk_1546"/>
      </w:sdtPr>
      <w:sdtContent>
        <w:p w:rsidR="00000000" w:rsidDel="00000000" w:rsidP="00000000" w:rsidRDefault="00000000" w:rsidRPr="00000000" w14:paraId="000001AE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jc w:val="both"/>
              </w:pPr>
            </w:pPrChange>
          </w:pPr>
          <w:sdt>
            <w:sdtPr>
              <w:id w:val="608362752"/>
              <w:tag w:val="goog_rdk_1544"/>
            </w:sdtPr>
            <w:sdtContent>
              <w:del w:author="Nguyễn Anh Kiệt" w:id="2" w:date="2025-04-23T17:56:21Z"/>
              <w:sdt>
                <w:sdtPr>
                  <w:id w:val="2048341830"/>
                  <w:tag w:val="goog_rdk_1545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583258951"/>
        <w:tag w:val="goog_rdk_1549"/>
      </w:sdtPr>
      <w:sdtContent>
        <w:p w:rsidR="00000000" w:rsidDel="00000000" w:rsidP="00000000" w:rsidRDefault="00000000" w:rsidRPr="00000000" w14:paraId="000001AF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ind w:left="992" w:firstLine="0"/>
                <w:jc w:val="both"/>
              </w:pPr>
            </w:pPrChange>
          </w:pPr>
          <w:sdt>
            <w:sdtPr>
              <w:id w:val="1963043298"/>
              <w:tag w:val="goog_rdk_1547"/>
            </w:sdtPr>
            <w:sdtContent>
              <w:del w:author="Nguyễn Anh Kiệt" w:id="2" w:date="2025-04-23T17:56:21Z"/>
              <w:sdt>
                <w:sdtPr>
                  <w:id w:val="1445144963"/>
                  <w:tag w:val="goog_rdk_1548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383165027"/>
        <w:tag w:val="goog_rdk_1552"/>
      </w:sdtPr>
      <w:sdtContent>
        <w:p w:rsidR="00000000" w:rsidDel="00000000" w:rsidP="00000000" w:rsidRDefault="00000000" w:rsidRPr="00000000" w14:paraId="000001B0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</w:rPrChange>
            </w:rPr>
            <w:pPrChange w:author="Quốc Nguyễn" w:id="0" w:date="2024-10-10T14:59:37Z">
              <w:pPr>
                <w:keepNext w:val="0"/>
                <w:keepLines w:val="0"/>
                <w:pageBreakBefore w:val="0"/>
                <w:widowControl w:val="1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after="0" w:before="0" w:line="276" w:lineRule="auto"/>
                <w:ind w:left="1712" w:right="0" w:firstLine="0"/>
                <w:jc w:val="both"/>
              </w:pPr>
            </w:pPrChange>
          </w:pPr>
          <w:sdt>
            <w:sdtPr>
              <w:id w:val="-1126576850"/>
              <w:tag w:val="goog_rdk_1550"/>
            </w:sdtPr>
            <w:sdtContent>
              <w:del w:author="Nguyễn Anh Kiệt" w:id="2" w:date="2025-04-23T17:56:21Z"/>
              <w:sdt>
                <w:sdtPr>
                  <w:id w:val="-331216678"/>
                  <w:tag w:val="goog_rdk_1551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2058692428"/>
        <w:tag w:val="goog_rdk_1555"/>
      </w:sdtPr>
      <w:sdtContent>
        <w:p w:rsidR="00000000" w:rsidDel="00000000" w:rsidP="00000000" w:rsidRDefault="00000000" w:rsidRPr="00000000" w14:paraId="000001B1">
          <w:pPr>
            <w:tabs>
              <w:tab w:val="left" w:leader="none" w:pos="3402"/>
              <w:tab w:val="left" w:leader="none" w:pos="5669"/>
              <w:tab w:val="left" w:leader="none" w:pos="7937"/>
            </w:tabs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tabs>
                  <w:tab w:val="left" w:leader="none" w:pos="3402"/>
                  <w:tab w:val="left" w:leader="none" w:pos="5669"/>
                  <w:tab w:val="left" w:leader="none" w:pos="7937"/>
                </w:tabs>
                <w:spacing w:line="276" w:lineRule="auto"/>
                <w:ind w:left="992" w:firstLine="0"/>
                <w:jc w:val="both"/>
              </w:pPr>
            </w:pPrChange>
          </w:pPr>
          <w:sdt>
            <w:sdtPr>
              <w:id w:val="288905846"/>
              <w:tag w:val="goog_rdk_1553"/>
            </w:sdtPr>
            <w:sdtContent>
              <w:del w:author="Nguyễn Anh Kiệt" w:id="2" w:date="2025-04-23T17:56:21Z"/>
              <w:sdt>
                <w:sdtPr>
                  <w:id w:val="1432818166"/>
                  <w:tag w:val="goog_rdk_1554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430295072"/>
        <w:tag w:val="goog_rdk_1558"/>
      </w:sdtPr>
      <w:sdtContent>
        <w:p w:rsidR="00000000" w:rsidDel="00000000" w:rsidP="00000000" w:rsidRDefault="00000000" w:rsidRPr="00000000" w14:paraId="000001B2">
          <w:pPr>
            <w:rPr>
              <w:del w:author="Nguyễn Anh Kiệt" w:id="2" w:date="2025-04-23T17:56:21Z"/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  <w:pPrChange w:author="Quốc Nguyễn" w:id="0" w:date="2024-10-10T14:59:37Z">
              <w:pPr>
                <w:spacing w:line="276" w:lineRule="auto"/>
                <w:ind w:left="992" w:firstLine="0"/>
              </w:pPr>
            </w:pPrChange>
          </w:pPr>
          <w:sdt>
            <w:sdtPr>
              <w:id w:val="551182964"/>
              <w:tag w:val="goog_rdk_1556"/>
            </w:sdtPr>
            <w:sdtContent>
              <w:del w:author="Nguyễn Anh Kiệt" w:id="2" w:date="2025-04-23T17:56:21Z"/>
              <w:sdt>
                <w:sdtPr>
                  <w:id w:val="601930342"/>
                  <w:tag w:val="goog_rdk_1557"/>
                </w:sdtPr>
                <w:sdtContent>
                  <w:del w:author="Nguyễn Anh Kiệt" w:id="2" w:date="2025-04-23T17:56:21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guyễn Anh Kiệt" w:id="2" w:date="2025-04-23T17:56:21Z"/>
            </w:sdtContent>
          </w:sdt>
        </w:p>
      </w:sdtContent>
    </w:sdt>
    <w:sdt>
      <w:sdtPr>
        <w:id w:val="-942988260"/>
        <w:tag w:val="goog_rdk_1560"/>
      </w:sdtPr>
      <w:sdtContent>
        <w:p w:rsidR="00000000" w:rsidDel="00000000" w:rsidP="00000000" w:rsidRDefault="00000000" w:rsidRPr="00000000" w14:paraId="000001B3">
          <w:pPr>
            <w:rPr>
              <w:rPrChange w:author="Huy Pham Nguyen Gia (huypng06)" w:id="3" w:date="2025-10-30T13:30:42Z">
                <w:rPr>
                  <w:rFonts w:ascii="Cambria Math" w:cs="Cambria Math" w:eastAsia="Cambria Math" w:hAnsi="Cambria Math"/>
                  <w:color w:val="000000"/>
                  <w:sz w:val="28"/>
                  <w:szCs w:val="28"/>
                </w:rPr>
              </w:rPrChange>
            </w:rPr>
          </w:pPr>
          <w:sdt>
            <w:sdtPr>
              <w:id w:val="-1570994919"/>
              <w:tag w:val="goog_rdk_155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ectPr>
      <w:headerReference r:id="rId9" w:type="default"/>
      <w:footerReference r:id="rId10" w:type="default"/>
      <w:pgSz w:h="15840" w:w="12240" w:orient="portrait"/>
      <w:pgMar w:bottom="1440" w:top="1440" w:left="1440" w:right="1440" w:header="708" w:footer="708"/>
      <w:pgNumType w:start="1"/>
      <w:sectPrChange w:author="Quân Hoàng" w:id="0" w:date="2025-11-02T09:35:08Z">
        <w:sectPr w:rsidR="000000" w:rsidDel="000000" w:rsidRPr="000000" w:rsidSect="000000">
          <w:pgMar w:bottom="1440" w:top="1440" w:left="1440" w:right="1440" w:header="708" w:footer="708"/>
          <w:pgNumType w:start="1"/>
          <w:pgSz w:h="15840" w:w="12240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sdt>
    <w:sdtPr>
      <w:id w:val="-1149053297"/>
      <w:tag w:val="goog_rdk_1565"/>
    </w:sdtPr>
    <w:sdtContent>
      <w:p w:rsidR="00000000" w:rsidDel="00000000" w:rsidP="00000000" w:rsidRDefault="00000000" w:rsidRPr="00000000" w14:paraId="000001B4">
        <w:pPr>
          <w:tabs>
            <w:tab w:val="left" w:leader="none" w:pos="3402"/>
            <w:tab w:val="left" w:leader="none" w:pos="5669"/>
            <w:tab w:val="left" w:leader="none" w:pos="7937"/>
          </w:tabs>
          <w:spacing w:line="276" w:lineRule="auto"/>
          <w:jc w:val="both"/>
          <w:rPr>
            <w:ins w:author="Ngọc Bảo" w:id="36" w:date="2023-11-01T02:39:09Z"/>
            <w:rFonts w:ascii="Cambria Math" w:cs="Cambria Math" w:eastAsia="Cambria Math" w:hAnsi="Cambria Math"/>
            <w:b w:val="1"/>
            <w:bCs w:val="1"/>
            <w:sz w:val="28"/>
            <w:szCs w:val="28"/>
            <w:rPrChange w:author="Ngọc Bảo" w:id="37" w:date="2023-11-01T02:39:09Z"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rPrChange>
          </w:rPr>
        </w:pPr>
        <w:sdt>
          <w:sdtPr>
            <w:id w:val="-692203107"/>
            <w:tag w:val="goog_rdk_1563"/>
          </w:sdtPr>
          <w:sdtContent>
            <w:ins w:author="Ngọc Bảo" w:id="36" w:date="2023-11-01T02:39:09Z"/>
            <w:sdt>
              <w:sdtPr>
                <w:id w:val="-1553047911"/>
                <w:tag w:val="goog_rdk_1564"/>
              </w:sdtPr>
              <w:sdtContent>
                <w:ins w:author="Ngọc Bảo" w:id="36" w:date="2023-11-01T02:39:09Z">
                  <w:r w:rsidDel="00000000" w:rsidR="00000000" w:rsidRPr="00000000">
                    <w:rPr>
                      <w:rtl w:val="0"/>
                    </w:rPr>
                  </w:r>
                </w:ins>
              </w:sdtContent>
            </w:sdt>
            <w:ins w:author="Ngọc Bảo" w:id="36" w:date="2023-11-01T02:39:09Z"/>
          </w:sdtContent>
        </w:sdt>
      </w:p>
    </w:sdtContent>
  </w:sdt>
  <w:sdt>
    <w:sdtPr>
      <w:id w:val="-590435138"/>
      <w:tag w:val="goog_rdk_1569"/>
    </w:sdtPr>
    <w:sdtContent>
      <w:p w:rsidR="00000000" w:rsidDel="00000000" w:rsidP="00000000" w:rsidRDefault="00000000" w:rsidRPr="00000000" w14:paraId="000001B5">
        <w:pPr>
          <w:rPr>
            <w:ins w:author="Lê Thị Kim Ngân" w:id="35" w:date="2023-10-31T16:24:36Z"/>
            <w:rFonts w:ascii="Cambria Math" w:cs="Cambria Math" w:eastAsia="Cambria Math" w:hAnsi="Cambria Math"/>
            <w:b w:val="1"/>
            <w:bCs w:val="1"/>
            <w:sz w:val="28"/>
            <w:szCs w:val="28"/>
            <w:rPrChange w:author="Ngọc Bảo" w:id="37" w:date="2023-11-01T02:39:09Z"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rPrChange>
          </w:rPr>
        </w:pPr>
        <w:sdt>
          <w:sdtPr>
            <w:id w:val="1395817071"/>
            <w:tag w:val="goog_rdk_1567"/>
          </w:sdtPr>
          <w:sdtContent>
            <w:ins w:author="Lê Thị Kim Ngân" w:id="35" w:date="2023-10-31T16:24:36Z"/>
            <w:sdt>
              <w:sdtPr>
                <w:id w:val="-168834054"/>
                <w:tag w:val="goog_rdk_1568"/>
              </w:sdtPr>
              <w:sdtContent>
                <w:ins w:author="Lê Thị Kim Ngân" w:id="35" w:date="2023-10-31T16:24:36Z">
                  <w:r w:rsidDel="00000000" w:rsidR="00000000" w:rsidRPr="00000000">
                    <w:rPr>
                      <w:rtl w:val="0"/>
                    </w:rPr>
                  </w:r>
                </w:ins>
              </w:sdtContent>
            </w:sdt>
            <w:ins w:author="Lê Thị Kim Ngân" w:id="35" w:date="2023-10-31T16:24:36Z"/>
          </w:sdtContent>
        </w:sdt>
      </w:p>
    </w:sdtContent>
  </w:sdt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sdt>
    <w:sdtPr>
      <w:id w:val="-2034320881"/>
      <w:tag w:val="goog_rdk_1573"/>
    </w:sdtPr>
    <w:sdtContent>
      <w:p w:rsidR="00000000" w:rsidDel="00000000" w:rsidP="00000000" w:rsidRDefault="00000000" w:rsidRPr="00000000" w14:paraId="000001B6">
        <w:pPr>
          <w:rPr>
            <w:ins w:author="giang trịnh" w:id="38" w:date="2025-11-02T12:53:47Z"/>
            <w:rPrChange w:author="giang trịnh" w:id="1" w:date="2025-11-02T12:53:47Z"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rPrChange>
          </w:rPr>
        </w:pPr>
        <w:sdt>
          <w:sdtPr>
            <w:id w:val="-153631467"/>
            <w:tag w:val="goog_rdk_1571"/>
          </w:sdtPr>
          <w:sdtContent>
            <w:ins w:author="giang trịnh" w:id="38" w:date="2025-11-02T12:53:47Z"/>
            <w:sdt>
              <w:sdtPr>
                <w:id w:val="-1526429417"/>
                <w:tag w:val="goog_rdk_1572"/>
              </w:sdtPr>
              <w:sdtContent>
                <w:ins w:author="giang trịnh" w:id="38" w:date="2025-11-02T12:53:47Z">
                  <w:r w:rsidDel="00000000" w:rsidR="00000000" w:rsidRPr="00000000">
                    <w:rPr>
                      <w:rtl w:val="0"/>
                    </w:rPr>
                  </w:r>
                </w:ins>
              </w:sdtContent>
            </w:sdt>
            <w:ins w:author="giang trịnh" w:id="38" w:date="2025-11-02T12:53:47Z"/>
          </w:sdtContent>
        </w:sdt>
      </w:p>
    </w:sdtContent>
  </w:sdt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vi-V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E11159"/>
    <w:rPr>
      <w:kern w:val="0"/>
      <w:lang w:val="en-US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ListParagraphChar" w:customStyle="1">
    <w:name w:val="List Paragraph Char"/>
    <w:aliases w:val="List Paragraph_FS Char,bullet Char,Cita extensa Char,HPL01 Char,Colorful List - Accent 13 Char"/>
    <w:link w:val="ListParagraph"/>
    <w:uiPriority w:val="34"/>
    <w:qFormat w:val="1"/>
    <w:locked w:val="1"/>
    <w:rsid w:val="006C29D1"/>
    <w:rPr>
      <w:rFonts w:cs="Calibri"/>
    </w:rPr>
  </w:style>
  <w:style w:type="paragraph" w:styleId="ListParagraph">
    <w:name w:val="List Paragraph"/>
    <w:aliases w:val="List Paragraph_FS,bullet,Cita extensa,HPL01,Colorful List - Accent 13"/>
    <w:basedOn w:val="Normal"/>
    <w:link w:val="ListParagraphChar"/>
    <w:uiPriority w:val="34"/>
    <w:qFormat w:val="1"/>
    <w:rsid w:val="006C29D1"/>
    <w:pPr>
      <w:ind w:left="720"/>
      <w:contextualSpacing w:val="1"/>
    </w:pPr>
    <w:rPr>
      <w:rFonts w:cs="Calibri"/>
      <w:kern w:val="2"/>
      <w:lang w:val="en-VN"/>
    </w:rPr>
  </w:style>
  <w:style w:type="paragraph" w:styleId="Header">
    <w:name w:val="header"/>
    <w:basedOn w:val="Normal"/>
    <w:link w:val="HeaderChar"/>
    <w:uiPriority w:val="99"/>
    <w:unhideWhenUsed w:val="1"/>
    <w:rsid w:val="006C29D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C29D1"/>
    <w:rPr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6C29D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C29D1"/>
    <w:rPr>
      <w:kern w:val="0"/>
      <w:lang w:val="en-US"/>
    </w:rPr>
  </w:style>
  <w:style w:type="paragraph" w:styleId="NormalWeb">
    <w:name w:val="Normal (Web)"/>
    <w:basedOn w:val="Normal"/>
    <w:uiPriority w:val="99"/>
    <w:semiHidden w:val="1"/>
    <w:unhideWhenUsed w:val="1"/>
    <w:rsid w:val="00690386"/>
    <w:pPr>
      <w:spacing w:after="100" w:afterAutospacing="1" w:before="100" w:beforeAutospacing="1"/>
    </w:pPr>
    <w:rPr>
      <w:rFonts w:ascii="Times New Roman" w:cs="Times New Roman" w:eastAsia="Times New Roman" w:hAnsi="Times New Roman"/>
      <w:lang w:val="en-VN"/>
    </w:rPr>
  </w:style>
  <w:style w:type="table" w:styleId="TableGrid">
    <w:name w:val="Table Grid"/>
    <w:basedOn w:val="TableNormal"/>
    <w:uiPriority w:val="39"/>
    <w:rsid w:val="00DB0F6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Cu1" w:customStyle="1">
    <w:name w:val="Câu 1"/>
    <w:uiPriority w:val="99"/>
    <w:rsid w:val="005F0A9A"/>
    <w:pPr>
      <w:numPr>
        <w:numId w:val="9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jRDA8fRBQAhr1q5jfyO5WKR5lg==">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2023-10-20T21:22:00Z</dcterms:created>
  <dc:creator>Trương Đoàn Vũ</dc:creator>
</cp:coreProperties>
</file>